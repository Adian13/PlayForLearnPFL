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E29821" w14:textId="77777777" w:rsidR="00453C8C" w:rsidRDefault="00453C8C"/>
    <w:p w14:paraId="0BF2FBF7" w14:textId="77777777" w:rsidR="00453C8C" w:rsidRDefault="006B10E1">
      <w:r>
        <w:tab/>
      </w:r>
      <w:r>
        <w:tab/>
      </w:r>
      <w:r>
        <w:tab/>
      </w:r>
      <w:r>
        <w:tab/>
      </w:r>
      <w:r>
        <w:rPr>
          <w:noProof/>
        </w:rPr>
        <w:drawing>
          <wp:inline distT="0" distB="101600" distL="0" distR="0" wp14:anchorId="6A4BDCCC" wp14:editId="7B627518">
            <wp:extent cx="1839278" cy="1724025"/>
            <wp:effectExtent l="0" t="0" r="0" b="0"/>
            <wp:docPr id="25"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7"/>
                    <a:srcRect/>
                    <a:stretch>
                      <a:fillRect/>
                    </a:stretch>
                  </pic:blipFill>
                  <pic:spPr>
                    <a:xfrm>
                      <a:off x="0" y="0"/>
                      <a:ext cx="1839278" cy="1724025"/>
                    </a:xfrm>
                    <a:prstGeom prst="rect">
                      <a:avLst/>
                    </a:prstGeom>
                    <a:ln/>
                  </pic:spPr>
                </pic:pic>
              </a:graphicData>
            </a:graphic>
          </wp:inline>
        </w:drawing>
      </w:r>
    </w:p>
    <w:p w14:paraId="03B8DB45" w14:textId="77777777" w:rsidR="00453C8C" w:rsidRDefault="006B10E1">
      <w:r>
        <w:rPr>
          <w:rFonts w:ascii="Calibri" w:eastAsia="Calibri" w:hAnsi="Calibri" w:cs="Calibri"/>
        </w:rPr>
        <w:tab/>
      </w:r>
      <w:r>
        <w:rPr>
          <w:rFonts w:ascii="Calibri" w:eastAsia="Calibri" w:hAnsi="Calibri" w:cs="Calibri"/>
        </w:rPr>
        <w:tab/>
      </w:r>
    </w:p>
    <w:p w14:paraId="65C0A3CE" w14:textId="77777777" w:rsidR="00453C8C" w:rsidRDefault="006B10E1">
      <w:pPr>
        <w:jc w:val="center"/>
      </w:pPr>
      <w:r>
        <w:rPr>
          <w:sz w:val="48"/>
          <w:szCs w:val="48"/>
        </w:rPr>
        <w:t>UNIVERSITÀ DEGLI STUDI   DI SALERNO</w:t>
      </w:r>
    </w:p>
    <w:p w14:paraId="2A590974" w14:textId="77777777" w:rsidR="00453C8C" w:rsidRDefault="006B10E1">
      <w:pPr>
        <w:jc w:val="center"/>
      </w:pPr>
      <w:r>
        <w:rPr>
          <w:sz w:val="36"/>
          <w:szCs w:val="36"/>
        </w:rPr>
        <w:t>Ingegneria del Software</w:t>
      </w:r>
    </w:p>
    <w:p w14:paraId="34CC6508" w14:textId="77777777" w:rsidR="00453C8C" w:rsidRPr="006B10E1" w:rsidRDefault="006B10E1">
      <w:pPr>
        <w:jc w:val="center"/>
        <w:rPr>
          <w:lang w:val="en-US"/>
        </w:rPr>
      </w:pPr>
      <w:r w:rsidRPr="006B10E1">
        <w:rPr>
          <w:b/>
          <w:sz w:val="48"/>
          <w:szCs w:val="48"/>
          <w:lang w:val="en-US"/>
        </w:rPr>
        <w:t>Requirements Analysis Document</w:t>
      </w:r>
    </w:p>
    <w:p w14:paraId="204CBF19" w14:textId="77777777" w:rsidR="00453C8C" w:rsidRPr="006B10E1" w:rsidRDefault="006B10E1">
      <w:pPr>
        <w:jc w:val="center"/>
        <w:rPr>
          <w:lang w:val="en-US"/>
        </w:rPr>
      </w:pPr>
      <w:r w:rsidRPr="006B10E1">
        <w:rPr>
          <w:rFonts w:ascii="Calibri" w:eastAsia="Calibri" w:hAnsi="Calibri" w:cs="Calibri"/>
          <w:b/>
          <w:lang w:val="en-US"/>
        </w:rPr>
        <w:t>ANNO ACCADEMICO 2016/2017</w:t>
      </w:r>
    </w:p>
    <w:p w14:paraId="3B4BD7BB" w14:textId="77777777" w:rsidR="00453C8C" w:rsidRDefault="006B10E1">
      <w:pPr>
        <w:jc w:val="center"/>
      </w:pPr>
      <w:bookmarkStart w:id="0" w:name="_mou2owd4u4ng" w:colFirst="0" w:colLast="0"/>
      <w:bookmarkEnd w:id="0"/>
      <w:r>
        <w:rPr>
          <w:rFonts w:ascii="Calibri" w:eastAsia="Calibri" w:hAnsi="Calibri" w:cs="Calibri"/>
          <w:b/>
          <w:sz w:val="24"/>
          <w:szCs w:val="24"/>
        </w:rPr>
        <w:t>Versione 2.0</w:t>
      </w:r>
    </w:p>
    <w:p w14:paraId="679FFCDE" w14:textId="77777777" w:rsidR="00453C8C" w:rsidRDefault="00453C8C">
      <w:pPr>
        <w:jc w:val="center"/>
      </w:pPr>
      <w:bookmarkStart w:id="1" w:name="_kjis051bv5p3" w:colFirst="0" w:colLast="0"/>
      <w:bookmarkEnd w:id="1"/>
    </w:p>
    <w:p w14:paraId="7FB4CBFA" w14:textId="77777777" w:rsidR="00453C8C" w:rsidRDefault="006B10E1">
      <w:pPr>
        <w:jc w:val="center"/>
      </w:pPr>
      <w:bookmarkStart w:id="2" w:name="_rcgfqdwjrdc1" w:colFirst="0" w:colLast="0"/>
      <w:bookmarkEnd w:id="2"/>
      <w:r>
        <w:rPr>
          <w:noProof/>
        </w:rPr>
        <w:drawing>
          <wp:inline distT="114300" distB="114300" distL="114300" distR="114300" wp14:anchorId="0B3304A5" wp14:editId="3F45E936">
            <wp:extent cx="5362575" cy="3405188"/>
            <wp:effectExtent l="0" t="0" r="0" b="0"/>
            <wp:docPr id="20" name="image42.png" descr="playforlearnF.png"/>
            <wp:cNvGraphicFramePr/>
            <a:graphic xmlns:a="http://schemas.openxmlformats.org/drawingml/2006/main">
              <a:graphicData uri="http://schemas.openxmlformats.org/drawingml/2006/picture">
                <pic:pic xmlns:pic="http://schemas.openxmlformats.org/drawingml/2006/picture">
                  <pic:nvPicPr>
                    <pic:cNvPr id="0" name="image42.png" descr="playforlearnF.png"/>
                    <pic:cNvPicPr preferRelativeResize="0"/>
                  </pic:nvPicPr>
                  <pic:blipFill>
                    <a:blip r:embed="rId8"/>
                    <a:srcRect/>
                    <a:stretch>
                      <a:fillRect/>
                    </a:stretch>
                  </pic:blipFill>
                  <pic:spPr>
                    <a:xfrm>
                      <a:off x="0" y="0"/>
                      <a:ext cx="5362575" cy="3405188"/>
                    </a:xfrm>
                    <a:prstGeom prst="rect">
                      <a:avLst/>
                    </a:prstGeom>
                    <a:ln/>
                  </pic:spPr>
                </pic:pic>
              </a:graphicData>
            </a:graphic>
          </wp:inline>
        </w:drawing>
      </w:r>
    </w:p>
    <w:p w14:paraId="56023546" w14:textId="77777777" w:rsidR="00453C8C" w:rsidRDefault="00453C8C">
      <w:pPr>
        <w:keepNext/>
        <w:spacing w:after="160" w:line="252" w:lineRule="auto"/>
      </w:pPr>
    </w:p>
    <w:p w14:paraId="2DC29739" w14:textId="77777777" w:rsidR="00453C8C" w:rsidRDefault="006B10E1">
      <w:r>
        <w:br w:type="page"/>
      </w:r>
    </w:p>
    <w:p w14:paraId="1D30228D" w14:textId="77777777" w:rsidR="00453C8C" w:rsidRDefault="00453C8C"/>
    <w:p w14:paraId="5AAA4194" w14:textId="77777777" w:rsidR="00453C8C" w:rsidRDefault="00453C8C">
      <w:pPr>
        <w:keepNext/>
        <w:spacing w:after="160" w:line="252" w:lineRule="auto"/>
      </w:pPr>
    </w:p>
    <w:p w14:paraId="50A2BA1C" w14:textId="77777777" w:rsidR="00453C8C" w:rsidRDefault="006B10E1">
      <w:pPr>
        <w:keepNext/>
        <w:spacing w:after="160" w:line="252" w:lineRule="auto"/>
      </w:pPr>
      <w:r>
        <w:rPr>
          <w:rFonts w:ascii="Calibri" w:eastAsia="Calibri" w:hAnsi="Calibri" w:cs="Calibri"/>
          <w:b/>
          <w:sz w:val="48"/>
          <w:szCs w:val="48"/>
        </w:rPr>
        <w:t>Partecipanti:</w:t>
      </w:r>
    </w:p>
    <w:p w14:paraId="0DCA9ADE" w14:textId="77777777" w:rsidR="00453C8C" w:rsidRDefault="00453C8C">
      <w:pPr>
        <w:keepNext/>
        <w:spacing w:after="160" w:line="252" w:lineRule="auto"/>
      </w:pPr>
    </w:p>
    <w:tbl>
      <w:tblPr>
        <w:tblStyle w:val="a"/>
        <w:tblW w:w="9020"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0"/>
        <w:gridCol w:w="4600"/>
      </w:tblGrid>
      <w:tr w:rsidR="00453C8C" w14:paraId="3C888125" w14:textId="77777777">
        <w:trPr>
          <w:trHeight w:val="480"/>
        </w:trPr>
        <w:tc>
          <w:tcPr>
            <w:tcW w:w="4420" w:type="dxa"/>
            <w:tcBorders>
              <w:top w:val="single" w:sz="4" w:space="0" w:color="000000"/>
              <w:left w:val="single" w:sz="4" w:space="0" w:color="000000"/>
              <w:bottom w:val="single" w:sz="4" w:space="0" w:color="000000"/>
              <w:right w:val="single" w:sz="4" w:space="0" w:color="000000"/>
            </w:tcBorders>
            <w:shd w:val="clear" w:color="auto" w:fill="FF0000"/>
            <w:tcMar>
              <w:left w:w="103" w:type="dxa"/>
            </w:tcMar>
          </w:tcPr>
          <w:p w14:paraId="30A3F032" w14:textId="77777777" w:rsidR="00453C8C" w:rsidRDefault="006B10E1">
            <w:pPr>
              <w:keepNext/>
            </w:pPr>
            <w:r>
              <w:rPr>
                <w:rFonts w:ascii="Calibri" w:eastAsia="Calibri" w:hAnsi="Calibri" w:cs="Calibri"/>
                <w:b/>
                <w:sz w:val="32"/>
                <w:szCs w:val="32"/>
              </w:rPr>
              <w:t>NOME</w:t>
            </w:r>
          </w:p>
        </w:tc>
        <w:tc>
          <w:tcPr>
            <w:tcW w:w="4600" w:type="dxa"/>
            <w:tcBorders>
              <w:top w:val="single" w:sz="4" w:space="0" w:color="000000"/>
              <w:left w:val="single" w:sz="4" w:space="0" w:color="000000"/>
              <w:bottom w:val="single" w:sz="4" w:space="0" w:color="000000"/>
              <w:right w:val="single" w:sz="4" w:space="0" w:color="000000"/>
            </w:tcBorders>
            <w:shd w:val="clear" w:color="auto" w:fill="FF0000"/>
            <w:tcMar>
              <w:left w:w="103" w:type="dxa"/>
            </w:tcMar>
          </w:tcPr>
          <w:p w14:paraId="1C4274D3" w14:textId="77777777" w:rsidR="00453C8C" w:rsidRDefault="006B10E1">
            <w:pPr>
              <w:keepNext/>
            </w:pPr>
            <w:r>
              <w:rPr>
                <w:rFonts w:ascii="Calibri" w:eastAsia="Calibri" w:hAnsi="Calibri" w:cs="Calibri"/>
                <w:b/>
                <w:sz w:val="32"/>
                <w:szCs w:val="32"/>
              </w:rPr>
              <w:t>MATRICOLA</w:t>
            </w:r>
          </w:p>
        </w:tc>
      </w:tr>
      <w:tr w:rsidR="00453C8C" w14:paraId="6F26600C" w14:textId="77777777">
        <w:trPr>
          <w:trHeight w:val="260"/>
        </w:trPr>
        <w:tc>
          <w:tcPr>
            <w:tcW w:w="4420" w:type="dxa"/>
            <w:tcBorders>
              <w:top w:val="single" w:sz="4" w:space="0" w:color="000000"/>
              <w:left w:val="single" w:sz="4" w:space="0" w:color="000000"/>
              <w:bottom w:val="single" w:sz="4" w:space="0" w:color="000000"/>
              <w:right w:val="single" w:sz="4" w:space="0" w:color="000000"/>
            </w:tcBorders>
            <w:tcMar>
              <w:left w:w="103" w:type="dxa"/>
            </w:tcMar>
          </w:tcPr>
          <w:p w14:paraId="5BCF2EA6" w14:textId="77777777" w:rsidR="00453C8C" w:rsidRDefault="006B10E1">
            <w:pPr>
              <w:keepNext/>
            </w:pPr>
            <w:r>
              <w:rPr>
                <w:rFonts w:ascii="Calibri" w:eastAsia="Calibri" w:hAnsi="Calibri" w:cs="Calibri"/>
                <w:b/>
                <w:sz w:val="32"/>
                <w:szCs w:val="32"/>
              </w:rPr>
              <w:t>Iannone Ida</w:t>
            </w:r>
          </w:p>
        </w:tc>
        <w:tc>
          <w:tcPr>
            <w:tcW w:w="4600" w:type="dxa"/>
            <w:tcBorders>
              <w:top w:val="single" w:sz="4" w:space="0" w:color="000000"/>
              <w:left w:val="single" w:sz="4" w:space="0" w:color="000000"/>
              <w:bottom w:val="single" w:sz="4" w:space="0" w:color="000000"/>
              <w:right w:val="single" w:sz="4" w:space="0" w:color="000000"/>
            </w:tcBorders>
            <w:tcMar>
              <w:left w:w="103" w:type="dxa"/>
            </w:tcMar>
          </w:tcPr>
          <w:p w14:paraId="363D77B6" w14:textId="77777777" w:rsidR="00453C8C" w:rsidRDefault="006B10E1">
            <w:pPr>
              <w:keepNext/>
            </w:pPr>
            <w:r>
              <w:rPr>
                <w:rFonts w:ascii="Calibri" w:eastAsia="Calibri" w:hAnsi="Calibri" w:cs="Calibri"/>
                <w:b/>
                <w:sz w:val="32"/>
                <w:szCs w:val="32"/>
              </w:rPr>
              <w:t>0512102520</w:t>
            </w:r>
          </w:p>
        </w:tc>
      </w:tr>
    </w:tbl>
    <w:p w14:paraId="2E3FB1E2" w14:textId="77777777" w:rsidR="006B10E1" w:rsidRDefault="006B10E1">
      <w:pPr>
        <w:keepNext/>
        <w:spacing w:after="160" w:line="252" w:lineRule="auto"/>
        <w:rPr>
          <w:rFonts w:ascii="Calibri" w:eastAsia="Calibri" w:hAnsi="Calibri" w:cs="Calibri"/>
          <w:b/>
          <w:sz w:val="48"/>
          <w:szCs w:val="48"/>
        </w:rPr>
      </w:pPr>
    </w:p>
    <w:p w14:paraId="5C97F8F3" w14:textId="77777777" w:rsidR="00453C8C" w:rsidRDefault="006B10E1">
      <w:pPr>
        <w:keepNext/>
        <w:spacing w:after="160" w:line="252" w:lineRule="auto"/>
      </w:pPr>
      <w:r>
        <w:rPr>
          <w:rFonts w:ascii="Calibri" w:eastAsia="Calibri" w:hAnsi="Calibri" w:cs="Calibri"/>
          <w:b/>
          <w:sz w:val="48"/>
          <w:szCs w:val="48"/>
        </w:rPr>
        <w:t>Revision History:</w:t>
      </w:r>
    </w:p>
    <w:tbl>
      <w:tblPr>
        <w:tblStyle w:val="a0"/>
        <w:tblW w:w="9045"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1800"/>
        <w:gridCol w:w="3525"/>
        <w:gridCol w:w="2250"/>
      </w:tblGrid>
      <w:tr w:rsidR="00453C8C" w14:paraId="069DB317" w14:textId="77777777">
        <w:tc>
          <w:tcPr>
            <w:tcW w:w="1470" w:type="dxa"/>
            <w:shd w:val="clear" w:color="auto" w:fill="FF0000"/>
          </w:tcPr>
          <w:p w14:paraId="4D3677EA" w14:textId="77777777" w:rsidR="00453C8C" w:rsidRDefault="006B10E1">
            <w:pPr>
              <w:keepNext/>
            </w:pPr>
            <w:r>
              <w:rPr>
                <w:rFonts w:ascii="Calibri" w:eastAsia="Calibri" w:hAnsi="Calibri" w:cs="Calibri"/>
                <w:b/>
                <w:sz w:val="32"/>
                <w:szCs w:val="32"/>
              </w:rPr>
              <w:t>DATA</w:t>
            </w:r>
          </w:p>
        </w:tc>
        <w:tc>
          <w:tcPr>
            <w:tcW w:w="1800" w:type="dxa"/>
            <w:shd w:val="clear" w:color="auto" w:fill="FF0000"/>
          </w:tcPr>
          <w:p w14:paraId="3DA32C97" w14:textId="77777777" w:rsidR="00453C8C" w:rsidRDefault="006B10E1">
            <w:pPr>
              <w:keepNext/>
            </w:pPr>
            <w:r>
              <w:rPr>
                <w:rFonts w:ascii="Calibri" w:eastAsia="Calibri" w:hAnsi="Calibri" w:cs="Calibri"/>
                <w:b/>
                <w:sz w:val="32"/>
                <w:szCs w:val="32"/>
              </w:rPr>
              <w:t>VERSIONE</w:t>
            </w:r>
          </w:p>
        </w:tc>
        <w:tc>
          <w:tcPr>
            <w:tcW w:w="3525" w:type="dxa"/>
            <w:shd w:val="clear" w:color="auto" w:fill="FF0000"/>
          </w:tcPr>
          <w:p w14:paraId="37F27BDE" w14:textId="77777777" w:rsidR="00453C8C" w:rsidRDefault="006B10E1">
            <w:pPr>
              <w:keepNext/>
            </w:pPr>
            <w:r>
              <w:rPr>
                <w:rFonts w:ascii="Calibri" w:eastAsia="Calibri" w:hAnsi="Calibri" w:cs="Calibri"/>
                <w:b/>
                <w:sz w:val="32"/>
                <w:szCs w:val="32"/>
              </w:rPr>
              <w:t>DESCRIZIONE</w:t>
            </w:r>
          </w:p>
        </w:tc>
        <w:tc>
          <w:tcPr>
            <w:tcW w:w="2250" w:type="dxa"/>
            <w:shd w:val="clear" w:color="auto" w:fill="FF0000"/>
          </w:tcPr>
          <w:p w14:paraId="6C86B369" w14:textId="77777777" w:rsidR="00453C8C" w:rsidRDefault="006B10E1">
            <w:pPr>
              <w:keepNext/>
            </w:pPr>
            <w:r>
              <w:rPr>
                <w:rFonts w:ascii="Calibri" w:eastAsia="Calibri" w:hAnsi="Calibri" w:cs="Calibri"/>
                <w:b/>
                <w:sz w:val="32"/>
                <w:szCs w:val="32"/>
              </w:rPr>
              <w:t>AUTORE</w:t>
            </w:r>
          </w:p>
        </w:tc>
      </w:tr>
      <w:tr w:rsidR="00453C8C" w14:paraId="437CF65F" w14:textId="77777777">
        <w:trPr>
          <w:trHeight w:val="420"/>
        </w:trPr>
        <w:tc>
          <w:tcPr>
            <w:tcW w:w="1470" w:type="dxa"/>
          </w:tcPr>
          <w:p w14:paraId="6AEC3B37" w14:textId="77777777" w:rsidR="00453C8C" w:rsidRDefault="006B10E1">
            <w:pPr>
              <w:widowControl w:val="0"/>
            </w:pPr>
            <w:r>
              <w:rPr>
                <w:rFonts w:ascii="Calibri" w:eastAsia="Calibri" w:hAnsi="Calibri" w:cs="Calibri"/>
                <w:sz w:val="28"/>
                <w:szCs w:val="28"/>
              </w:rPr>
              <w:t>18/10/16</w:t>
            </w:r>
          </w:p>
        </w:tc>
        <w:tc>
          <w:tcPr>
            <w:tcW w:w="1800" w:type="dxa"/>
          </w:tcPr>
          <w:p w14:paraId="03A8A039" w14:textId="77777777" w:rsidR="00453C8C" w:rsidRDefault="006B10E1">
            <w:pPr>
              <w:widowControl w:val="0"/>
              <w:jc w:val="center"/>
            </w:pPr>
            <w:r>
              <w:rPr>
                <w:rFonts w:ascii="Calibri" w:eastAsia="Calibri" w:hAnsi="Calibri" w:cs="Calibri"/>
                <w:sz w:val="28"/>
                <w:szCs w:val="28"/>
              </w:rPr>
              <w:t>1.0</w:t>
            </w:r>
          </w:p>
        </w:tc>
        <w:tc>
          <w:tcPr>
            <w:tcW w:w="3525" w:type="dxa"/>
          </w:tcPr>
          <w:p w14:paraId="77176C44" w14:textId="77777777" w:rsidR="00453C8C" w:rsidRDefault="006B10E1">
            <w:pPr>
              <w:widowControl w:val="0"/>
            </w:pPr>
            <w:r>
              <w:rPr>
                <w:rFonts w:ascii="Calibri" w:eastAsia="Calibri" w:hAnsi="Calibri" w:cs="Calibri"/>
                <w:sz w:val="28"/>
                <w:szCs w:val="28"/>
              </w:rPr>
              <w:t xml:space="preserve">Introduzione </w:t>
            </w:r>
          </w:p>
        </w:tc>
        <w:tc>
          <w:tcPr>
            <w:tcW w:w="2250" w:type="dxa"/>
          </w:tcPr>
          <w:p w14:paraId="58A16A6E" w14:textId="77777777" w:rsidR="00453C8C" w:rsidRDefault="006B10E1">
            <w:pPr>
              <w:widowControl w:val="0"/>
            </w:pPr>
            <w:r>
              <w:rPr>
                <w:rFonts w:ascii="Calibri" w:eastAsia="Calibri" w:hAnsi="Calibri" w:cs="Calibri"/>
                <w:sz w:val="28"/>
                <w:szCs w:val="28"/>
              </w:rPr>
              <w:t>Ida Iannone</w:t>
            </w:r>
          </w:p>
        </w:tc>
      </w:tr>
      <w:tr w:rsidR="006B10E1" w14:paraId="23BAEBB2" w14:textId="77777777">
        <w:tc>
          <w:tcPr>
            <w:tcW w:w="1470" w:type="dxa"/>
          </w:tcPr>
          <w:p w14:paraId="2C047062" w14:textId="77777777" w:rsidR="006B10E1" w:rsidRDefault="006B10E1" w:rsidP="006B10E1">
            <w:pPr>
              <w:widowControl w:val="0"/>
            </w:pPr>
            <w:r>
              <w:rPr>
                <w:rFonts w:ascii="Calibri" w:eastAsia="Calibri" w:hAnsi="Calibri" w:cs="Calibri"/>
                <w:sz w:val="28"/>
                <w:szCs w:val="28"/>
              </w:rPr>
              <w:t>19/10/16</w:t>
            </w:r>
          </w:p>
        </w:tc>
        <w:tc>
          <w:tcPr>
            <w:tcW w:w="1800" w:type="dxa"/>
          </w:tcPr>
          <w:p w14:paraId="41581939" w14:textId="77777777" w:rsidR="006B10E1" w:rsidRDefault="006B10E1" w:rsidP="006B10E1">
            <w:pPr>
              <w:widowControl w:val="0"/>
              <w:jc w:val="center"/>
            </w:pPr>
            <w:r>
              <w:rPr>
                <w:rFonts w:ascii="Calibri" w:eastAsia="Calibri" w:hAnsi="Calibri" w:cs="Calibri"/>
                <w:sz w:val="28"/>
                <w:szCs w:val="28"/>
              </w:rPr>
              <w:t>1.1</w:t>
            </w:r>
          </w:p>
        </w:tc>
        <w:tc>
          <w:tcPr>
            <w:tcW w:w="3525" w:type="dxa"/>
          </w:tcPr>
          <w:p w14:paraId="6BCC6D55" w14:textId="77777777" w:rsidR="006B10E1" w:rsidRDefault="006B10E1" w:rsidP="006B10E1">
            <w:pPr>
              <w:widowControl w:val="0"/>
            </w:pPr>
            <w:r>
              <w:rPr>
                <w:rFonts w:ascii="Calibri" w:eastAsia="Calibri" w:hAnsi="Calibri" w:cs="Calibri"/>
                <w:sz w:val="28"/>
                <w:szCs w:val="28"/>
              </w:rPr>
              <w:t>Inizio svolgimento casi d’uso</w:t>
            </w:r>
          </w:p>
        </w:tc>
        <w:tc>
          <w:tcPr>
            <w:tcW w:w="2250" w:type="dxa"/>
          </w:tcPr>
          <w:p w14:paraId="1C8B369D" w14:textId="77777777" w:rsidR="006B10E1" w:rsidRDefault="006B10E1" w:rsidP="006B10E1">
            <w:pPr>
              <w:widowControl w:val="0"/>
            </w:pPr>
            <w:r>
              <w:rPr>
                <w:rFonts w:ascii="Calibri" w:eastAsia="Calibri" w:hAnsi="Calibri" w:cs="Calibri"/>
                <w:sz w:val="28"/>
                <w:szCs w:val="28"/>
              </w:rPr>
              <w:t>Ida Iannone</w:t>
            </w:r>
          </w:p>
        </w:tc>
      </w:tr>
      <w:tr w:rsidR="006B10E1" w14:paraId="6DCBC494" w14:textId="77777777">
        <w:tc>
          <w:tcPr>
            <w:tcW w:w="1470" w:type="dxa"/>
          </w:tcPr>
          <w:p w14:paraId="54F0CA27" w14:textId="77777777" w:rsidR="006B10E1" w:rsidRDefault="006B10E1" w:rsidP="006B10E1">
            <w:pPr>
              <w:widowControl w:val="0"/>
            </w:pPr>
            <w:r>
              <w:rPr>
                <w:rFonts w:ascii="Calibri" w:eastAsia="Calibri" w:hAnsi="Calibri" w:cs="Calibri"/>
                <w:sz w:val="28"/>
                <w:szCs w:val="28"/>
              </w:rPr>
              <w:t>20/10/16</w:t>
            </w:r>
          </w:p>
          <w:p w14:paraId="348826BD" w14:textId="77777777" w:rsidR="006B10E1" w:rsidRDefault="006B10E1" w:rsidP="006B10E1">
            <w:pPr>
              <w:widowControl w:val="0"/>
            </w:pPr>
          </w:p>
        </w:tc>
        <w:tc>
          <w:tcPr>
            <w:tcW w:w="1800" w:type="dxa"/>
          </w:tcPr>
          <w:p w14:paraId="66430211" w14:textId="77777777" w:rsidR="006B10E1" w:rsidRDefault="006B10E1" w:rsidP="006B10E1">
            <w:pPr>
              <w:widowControl w:val="0"/>
              <w:jc w:val="center"/>
            </w:pPr>
            <w:r>
              <w:rPr>
                <w:rFonts w:ascii="Calibri" w:eastAsia="Calibri" w:hAnsi="Calibri" w:cs="Calibri"/>
                <w:sz w:val="28"/>
                <w:szCs w:val="28"/>
              </w:rPr>
              <w:t xml:space="preserve">1.2 </w:t>
            </w:r>
          </w:p>
        </w:tc>
        <w:tc>
          <w:tcPr>
            <w:tcW w:w="3525" w:type="dxa"/>
          </w:tcPr>
          <w:p w14:paraId="33B3251C" w14:textId="77777777" w:rsidR="006B10E1" w:rsidRDefault="006B10E1" w:rsidP="006B10E1">
            <w:pPr>
              <w:widowControl w:val="0"/>
            </w:pPr>
            <w:r>
              <w:rPr>
                <w:rFonts w:ascii="Calibri" w:eastAsia="Calibri" w:hAnsi="Calibri" w:cs="Calibri"/>
                <w:sz w:val="28"/>
                <w:szCs w:val="28"/>
              </w:rPr>
              <w:t>Analisi sistema corrente e sistema proposto, Obiettivo e criteri di successo, Riferimenti, Panoramica.</w:t>
            </w:r>
          </w:p>
        </w:tc>
        <w:tc>
          <w:tcPr>
            <w:tcW w:w="2250" w:type="dxa"/>
          </w:tcPr>
          <w:p w14:paraId="7AA38254" w14:textId="77777777" w:rsidR="006B10E1" w:rsidRDefault="006B10E1" w:rsidP="006B10E1">
            <w:pPr>
              <w:widowControl w:val="0"/>
            </w:pPr>
            <w:r>
              <w:rPr>
                <w:rFonts w:ascii="Calibri" w:eastAsia="Calibri" w:hAnsi="Calibri" w:cs="Calibri"/>
                <w:sz w:val="28"/>
                <w:szCs w:val="28"/>
              </w:rPr>
              <w:t>Ida Iannone</w:t>
            </w:r>
          </w:p>
        </w:tc>
      </w:tr>
      <w:tr w:rsidR="006B10E1" w14:paraId="7E9A2013" w14:textId="77777777">
        <w:tc>
          <w:tcPr>
            <w:tcW w:w="1470" w:type="dxa"/>
          </w:tcPr>
          <w:p w14:paraId="3D41498B" w14:textId="77777777" w:rsidR="006B10E1" w:rsidRDefault="006B10E1" w:rsidP="006B10E1">
            <w:pPr>
              <w:widowControl w:val="0"/>
            </w:pPr>
            <w:r>
              <w:rPr>
                <w:rFonts w:ascii="Calibri" w:eastAsia="Calibri" w:hAnsi="Calibri" w:cs="Calibri"/>
                <w:sz w:val="28"/>
                <w:szCs w:val="28"/>
              </w:rPr>
              <w:t>21/10/16</w:t>
            </w:r>
          </w:p>
        </w:tc>
        <w:tc>
          <w:tcPr>
            <w:tcW w:w="1800" w:type="dxa"/>
          </w:tcPr>
          <w:p w14:paraId="0CAF2301" w14:textId="77777777" w:rsidR="006B10E1" w:rsidRDefault="006B10E1" w:rsidP="006B10E1">
            <w:pPr>
              <w:widowControl w:val="0"/>
              <w:jc w:val="center"/>
            </w:pPr>
            <w:r>
              <w:rPr>
                <w:rFonts w:ascii="Calibri" w:eastAsia="Calibri" w:hAnsi="Calibri" w:cs="Calibri"/>
                <w:sz w:val="28"/>
                <w:szCs w:val="28"/>
              </w:rPr>
              <w:t>1.3</w:t>
            </w:r>
          </w:p>
        </w:tc>
        <w:tc>
          <w:tcPr>
            <w:tcW w:w="3525" w:type="dxa"/>
          </w:tcPr>
          <w:p w14:paraId="35DE981C" w14:textId="77777777" w:rsidR="006B10E1" w:rsidRDefault="006B10E1" w:rsidP="006B10E1">
            <w:pPr>
              <w:widowControl w:val="0"/>
            </w:pPr>
            <w:r>
              <w:rPr>
                <w:rFonts w:ascii="Calibri" w:eastAsia="Calibri" w:hAnsi="Calibri" w:cs="Calibri"/>
                <w:sz w:val="28"/>
                <w:szCs w:val="28"/>
              </w:rPr>
              <w:t>Modifiche Documento</w:t>
            </w:r>
          </w:p>
        </w:tc>
        <w:tc>
          <w:tcPr>
            <w:tcW w:w="2250" w:type="dxa"/>
          </w:tcPr>
          <w:p w14:paraId="377E2D3C" w14:textId="77777777" w:rsidR="006B10E1" w:rsidRDefault="006B10E1" w:rsidP="006B10E1">
            <w:pPr>
              <w:widowControl w:val="0"/>
            </w:pPr>
            <w:r>
              <w:rPr>
                <w:rFonts w:ascii="Calibri" w:eastAsia="Calibri" w:hAnsi="Calibri" w:cs="Calibri"/>
                <w:sz w:val="28"/>
                <w:szCs w:val="28"/>
              </w:rPr>
              <w:t>Ida Iannone</w:t>
            </w:r>
          </w:p>
        </w:tc>
      </w:tr>
      <w:tr w:rsidR="006B10E1" w14:paraId="30E7A7AE" w14:textId="77777777">
        <w:tc>
          <w:tcPr>
            <w:tcW w:w="1470" w:type="dxa"/>
          </w:tcPr>
          <w:p w14:paraId="79CD6B77" w14:textId="77777777" w:rsidR="006B10E1" w:rsidRDefault="006B10E1" w:rsidP="006B10E1">
            <w:pPr>
              <w:widowControl w:val="0"/>
              <w:rPr>
                <w:rFonts w:ascii="Calibri" w:eastAsia="Calibri" w:hAnsi="Calibri" w:cs="Calibri"/>
                <w:sz w:val="28"/>
                <w:szCs w:val="28"/>
              </w:rPr>
            </w:pPr>
            <w:r>
              <w:rPr>
                <w:rFonts w:ascii="Calibri" w:eastAsia="Calibri" w:hAnsi="Calibri" w:cs="Calibri"/>
                <w:sz w:val="28"/>
                <w:szCs w:val="28"/>
              </w:rPr>
              <w:t xml:space="preserve">29/10/16 </w:t>
            </w:r>
          </w:p>
        </w:tc>
        <w:tc>
          <w:tcPr>
            <w:tcW w:w="1800" w:type="dxa"/>
          </w:tcPr>
          <w:p w14:paraId="58A0AA17" w14:textId="77777777" w:rsidR="006B10E1" w:rsidRDefault="006B10E1" w:rsidP="006B10E1">
            <w:pPr>
              <w:widowControl w:val="0"/>
              <w:jc w:val="center"/>
              <w:rPr>
                <w:rFonts w:ascii="Calibri" w:eastAsia="Calibri" w:hAnsi="Calibri" w:cs="Calibri"/>
                <w:sz w:val="28"/>
                <w:szCs w:val="28"/>
              </w:rPr>
            </w:pPr>
            <w:r>
              <w:rPr>
                <w:rFonts w:ascii="Calibri" w:eastAsia="Calibri" w:hAnsi="Calibri" w:cs="Calibri"/>
                <w:sz w:val="28"/>
                <w:szCs w:val="28"/>
              </w:rPr>
              <w:t>1.4</w:t>
            </w:r>
          </w:p>
        </w:tc>
        <w:tc>
          <w:tcPr>
            <w:tcW w:w="3525" w:type="dxa"/>
          </w:tcPr>
          <w:p w14:paraId="26AA29EB" w14:textId="77777777" w:rsidR="006B10E1" w:rsidRDefault="006B10E1" w:rsidP="006B10E1">
            <w:pPr>
              <w:widowControl w:val="0"/>
              <w:rPr>
                <w:rFonts w:ascii="Calibri" w:eastAsia="Calibri" w:hAnsi="Calibri" w:cs="Calibri"/>
                <w:sz w:val="28"/>
                <w:szCs w:val="28"/>
              </w:rPr>
            </w:pPr>
            <w:r>
              <w:rPr>
                <w:rFonts w:ascii="Calibri" w:eastAsia="Calibri" w:hAnsi="Calibri" w:cs="Calibri"/>
                <w:sz w:val="28"/>
                <w:szCs w:val="28"/>
              </w:rPr>
              <w:t>Completamento e revisione casi d’uso</w:t>
            </w:r>
          </w:p>
        </w:tc>
        <w:tc>
          <w:tcPr>
            <w:tcW w:w="2250" w:type="dxa"/>
          </w:tcPr>
          <w:p w14:paraId="6916F5FC" w14:textId="77777777" w:rsidR="006B10E1" w:rsidRDefault="006B10E1" w:rsidP="006B10E1">
            <w:pPr>
              <w:widowControl w:val="0"/>
            </w:pPr>
            <w:r>
              <w:rPr>
                <w:rFonts w:ascii="Calibri" w:eastAsia="Calibri" w:hAnsi="Calibri" w:cs="Calibri"/>
                <w:sz w:val="28"/>
                <w:szCs w:val="28"/>
              </w:rPr>
              <w:t>Ida Iannone</w:t>
            </w:r>
          </w:p>
        </w:tc>
      </w:tr>
      <w:tr w:rsidR="006B10E1" w14:paraId="17ECB30F" w14:textId="77777777">
        <w:tc>
          <w:tcPr>
            <w:tcW w:w="1470" w:type="dxa"/>
          </w:tcPr>
          <w:p w14:paraId="42187D9A" w14:textId="77777777" w:rsidR="006B10E1" w:rsidRDefault="006B10E1" w:rsidP="006B10E1">
            <w:pPr>
              <w:widowControl w:val="0"/>
              <w:rPr>
                <w:rFonts w:ascii="Calibri" w:eastAsia="Calibri" w:hAnsi="Calibri" w:cs="Calibri"/>
                <w:sz w:val="28"/>
                <w:szCs w:val="28"/>
              </w:rPr>
            </w:pPr>
            <w:r>
              <w:rPr>
                <w:rFonts w:ascii="Calibri" w:eastAsia="Calibri" w:hAnsi="Calibri" w:cs="Calibri"/>
                <w:sz w:val="28"/>
                <w:szCs w:val="28"/>
              </w:rPr>
              <w:t>30/10 /16</w:t>
            </w:r>
          </w:p>
        </w:tc>
        <w:tc>
          <w:tcPr>
            <w:tcW w:w="1800" w:type="dxa"/>
          </w:tcPr>
          <w:p w14:paraId="40974A0C" w14:textId="77777777" w:rsidR="006B10E1" w:rsidRDefault="006B10E1" w:rsidP="006B10E1">
            <w:pPr>
              <w:widowControl w:val="0"/>
              <w:jc w:val="center"/>
              <w:rPr>
                <w:rFonts w:ascii="Calibri" w:eastAsia="Calibri" w:hAnsi="Calibri" w:cs="Calibri"/>
                <w:sz w:val="28"/>
                <w:szCs w:val="28"/>
              </w:rPr>
            </w:pPr>
            <w:r>
              <w:rPr>
                <w:rFonts w:ascii="Calibri" w:eastAsia="Calibri" w:hAnsi="Calibri" w:cs="Calibri"/>
                <w:sz w:val="28"/>
                <w:szCs w:val="28"/>
              </w:rPr>
              <w:t>1.5</w:t>
            </w:r>
          </w:p>
        </w:tc>
        <w:tc>
          <w:tcPr>
            <w:tcW w:w="3525" w:type="dxa"/>
          </w:tcPr>
          <w:p w14:paraId="070084AE" w14:textId="77777777" w:rsidR="006B10E1" w:rsidRDefault="006B10E1" w:rsidP="006B10E1">
            <w:pPr>
              <w:widowControl w:val="0"/>
              <w:rPr>
                <w:rFonts w:ascii="Calibri" w:eastAsia="Calibri" w:hAnsi="Calibri" w:cs="Calibri"/>
                <w:sz w:val="28"/>
                <w:szCs w:val="28"/>
              </w:rPr>
            </w:pPr>
            <w:r>
              <w:rPr>
                <w:rFonts w:ascii="Calibri" w:eastAsia="Calibri" w:hAnsi="Calibri" w:cs="Calibri"/>
                <w:sz w:val="28"/>
                <w:szCs w:val="28"/>
              </w:rPr>
              <w:t xml:space="preserve">Indentazione e layout </w:t>
            </w:r>
          </w:p>
        </w:tc>
        <w:tc>
          <w:tcPr>
            <w:tcW w:w="2250" w:type="dxa"/>
          </w:tcPr>
          <w:p w14:paraId="39EEC447" w14:textId="77777777" w:rsidR="006B10E1" w:rsidRDefault="006B10E1" w:rsidP="006B10E1">
            <w:pPr>
              <w:widowControl w:val="0"/>
            </w:pPr>
            <w:r>
              <w:rPr>
                <w:rFonts w:ascii="Calibri" w:eastAsia="Calibri" w:hAnsi="Calibri" w:cs="Calibri"/>
                <w:sz w:val="28"/>
                <w:szCs w:val="28"/>
              </w:rPr>
              <w:t>Ida Iannone</w:t>
            </w:r>
          </w:p>
        </w:tc>
      </w:tr>
      <w:tr w:rsidR="006B10E1" w14:paraId="13A2575B" w14:textId="77777777">
        <w:tc>
          <w:tcPr>
            <w:tcW w:w="1470" w:type="dxa"/>
          </w:tcPr>
          <w:p w14:paraId="6E9E0310" w14:textId="77777777" w:rsidR="006B10E1" w:rsidRDefault="006B10E1" w:rsidP="006B10E1">
            <w:pPr>
              <w:widowControl w:val="0"/>
              <w:rPr>
                <w:rFonts w:ascii="Calibri" w:eastAsia="Calibri" w:hAnsi="Calibri" w:cs="Calibri"/>
                <w:sz w:val="28"/>
                <w:szCs w:val="28"/>
              </w:rPr>
            </w:pPr>
            <w:r>
              <w:rPr>
                <w:rFonts w:ascii="Calibri" w:eastAsia="Calibri" w:hAnsi="Calibri" w:cs="Calibri"/>
                <w:sz w:val="28"/>
                <w:szCs w:val="28"/>
              </w:rPr>
              <w:t>21/11/16</w:t>
            </w:r>
          </w:p>
        </w:tc>
        <w:tc>
          <w:tcPr>
            <w:tcW w:w="1800" w:type="dxa"/>
          </w:tcPr>
          <w:p w14:paraId="3EE87AFE" w14:textId="77777777" w:rsidR="006B10E1" w:rsidRDefault="006B10E1" w:rsidP="006B10E1">
            <w:pPr>
              <w:widowControl w:val="0"/>
              <w:jc w:val="center"/>
              <w:rPr>
                <w:rFonts w:ascii="Calibri" w:eastAsia="Calibri" w:hAnsi="Calibri" w:cs="Calibri"/>
                <w:sz w:val="28"/>
                <w:szCs w:val="28"/>
              </w:rPr>
            </w:pPr>
            <w:r>
              <w:rPr>
                <w:rFonts w:ascii="Calibri" w:eastAsia="Calibri" w:hAnsi="Calibri" w:cs="Calibri"/>
                <w:sz w:val="28"/>
                <w:szCs w:val="28"/>
              </w:rPr>
              <w:t xml:space="preserve">2.0 </w:t>
            </w:r>
          </w:p>
        </w:tc>
        <w:tc>
          <w:tcPr>
            <w:tcW w:w="3525" w:type="dxa"/>
          </w:tcPr>
          <w:p w14:paraId="77C3379D" w14:textId="77777777" w:rsidR="006B10E1" w:rsidRDefault="006B10E1" w:rsidP="006B10E1">
            <w:pPr>
              <w:widowControl w:val="0"/>
              <w:rPr>
                <w:rFonts w:ascii="Calibri" w:eastAsia="Calibri" w:hAnsi="Calibri" w:cs="Calibri"/>
                <w:sz w:val="28"/>
                <w:szCs w:val="28"/>
              </w:rPr>
            </w:pPr>
            <w:r>
              <w:rPr>
                <w:rFonts w:ascii="Calibri" w:eastAsia="Calibri" w:hAnsi="Calibri" w:cs="Calibri"/>
                <w:sz w:val="28"/>
                <w:szCs w:val="28"/>
              </w:rPr>
              <w:t>ClassDiagram e SequenceDiagram</w:t>
            </w:r>
          </w:p>
        </w:tc>
        <w:tc>
          <w:tcPr>
            <w:tcW w:w="2250" w:type="dxa"/>
          </w:tcPr>
          <w:p w14:paraId="17397DF8" w14:textId="77777777" w:rsidR="006B10E1" w:rsidRDefault="006B10E1" w:rsidP="006B10E1">
            <w:pPr>
              <w:widowControl w:val="0"/>
            </w:pPr>
            <w:r>
              <w:rPr>
                <w:rFonts w:ascii="Calibri" w:eastAsia="Calibri" w:hAnsi="Calibri" w:cs="Calibri"/>
                <w:sz w:val="28"/>
                <w:szCs w:val="28"/>
              </w:rPr>
              <w:t>Ida Iannone</w:t>
            </w:r>
          </w:p>
        </w:tc>
      </w:tr>
    </w:tbl>
    <w:p w14:paraId="55FE03BE" w14:textId="77777777" w:rsidR="00453C8C" w:rsidRDefault="00453C8C">
      <w:pPr>
        <w:keepNext/>
        <w:spacing w:after="160" w:line="252" w:lineRule="auto"/>
      </w:pPr>
    </w:p>
    <w:p w14:paraId="0CE26705" w14:textId="77777777" w:rsidR="00453C8C" w:rsidRDefault="00453C8C">
      <w:pPr>
        <w:keepNext/>
        <w:spacing w:after="160" w:line="252" w:lineRule="auto"/>
      </w:pPr>
    </w:p>
    <w:p w14:paraId="6496D9DF" w14:textId="77777777" w:rsidR="00453C8C" w:rsidRDefault="00453C8C">
      <w:pPr>
        <w:keepNext/>
        <w:spacing w:after="160" w:line="252" w:lineRule="auto"/>
      </w:pPr>
    </w:p>
    <w:p w14:paraId="0A311C8D" w14:textId="77777777" w:rsidR="00453C8C" w:rsidRDefault="006B10E1">
      <w:r>
        <w:br w:type="page"/>
      </w:r>
    </w:p>
    <w:p w14:paraId="19210D37" w14:textId="77777777" w:rsidR="00453C8C" w:rsidRDefault="00453C8C"/>
    <w:p w14:paraId="2404AF1B" w14:textId="77777777" w:rsidR="00453C8C" w:rsidRDefault="00453C8C">
      <w:pPr>
        <w:keepNext/>
        <w:spacing w:after="160" w:line="252" w:lineRule="auto"/>
        <w:rPr>
          <w:sz w:val="32"/>
          <w:szCs w:val="32"/>
        </w:rPr>
      </w:pPr>
    </w:p>
    <w:p w14:paraId="62BE5428" w14:textId="77777777" w:rsidR="00453C8C" w:rsidRDefault="006B10E1">
      <w:pPr>
        <w:keepNext/>
        <w:spacing w:after="160" w:line="252" w:lineRule="auto"/>
        <w:rPr>
          <w:sz w:val="32"/>
          <w:szCs w:val="32"/>
        </w:rPr>
      </w:pPr>
      <w:r>
        <w:rPr>
          <w:rFonts w:ascii="Calibri" w:eastAsia="Calibri" w:hAnsi="Calibri" w:cs="Calibri"/>
          <w:b/>
          <w:sz w:val="32"/>
          <w:szCs w:val="32"/>
        </w:rPr>
        <w:t>Indice</w:t>
      </w:r>
    </w:p>
    <w:p w14:paraId="3AAF68F5" w14:textId="77777777" w:rsidR="00453C8C" w:rsidRDefault="006B10E1">
      <w:pPr>
        <w:keepNext/>
        <w:numPr>
          <w:ilvl w:val="0"/>
          <w:numId w:val="5"/>
        </w:numPr>
        <w:spacing w:line="252" w:lineRule="auto"/>
        <w:ind w:hanging="360"/>
        <w:contextualSpacing/>
        <w:rPr>
          <w:rFonts w:ascii="Calibri" w:eastAsia="Calibri" w:hAnsi="Calibri" w:cs="Calibri"/>
          <w:b/>
          <w:sz w:val="32"/>
          <w:szCs w:val="32"/>
        </w:rPr>
      </w:pPr>
      <w:ins w:id="3" w:author="Ida Iannone" w:date="2016-11-23T00:32:00Z">
        <w:r>
          <w:fldChar w:fldCharType="begin"/>
        </w:r>
        <w:r>
          <w:instrText>HYPERLINK \l "bookmark=id.fmryl95o88x2"</w:instrText>
        </w:r>
        <w:r>
          <w:fldChar w:fldCharType="separate"/>
        </w:r>
        <w:r>
          <w:rPr>
            <w:rFonts w:ascii="Calibri" w:eastAsia="Calibri" w:hAnsi="Calibri" w:cs="Calibri"/>
            <w:b/>
            <w:color w:val="1155CC"/>
            <w:sz w:val="32"/>
            <w:szCs w:val="32"/>
            <w:u w:val="single"/>
          </w:rPr>
          <w:t>Introduzione</w:t>
        </w:r>
        <w:r>
          <w:fldChar w:fldCharType="end"/>
        </w:r>
      </w:ins>
      <w:r>
        <w:rPr>
          <w:rFonts w:ascii="Calibri" w:eastAsia="Calibri" w:hAnsi="Calibri" w:cs="Calibri"/>
          <w:b/>
          <w:sz w:val="32"/>
          <w:szCs w:val="32"/>
        </w:rPr>
        <w:t>………………….................................................... 4</w:t>
      </w:r>
    </w:p>
    <w:p w14:paraId="765A6474" w14:textId="77777777" w:rsidR="00453C8C" w:rsidRDefault="006B10E1">
      <w:pPr>
        <w:keepNext/>
        <w:numPr>
          <w:ilvl w:val="1"/>
          <w:numId w:val="5"/>
        </w:numPr>
        <w:spacing w:line="252" w:lineRule="auto"/>
        <w:ind w:left="567" w:firstLine="1079"/>
        <w:contextualSpacing/>
        <w:rPr>
          <w:rFonts w:ascii="Calibri" w:eastAsia="Calibri" w:hAnsi="Calibri" w:cs="Calibri"/>
          <w:b/>
          <w:sz w:val="32"/>
          <w:szCs w:val="32"/>
        </w:rPr>
      </w:pPr>
      <w:ins w:id="4" w:author="Ida Iannone" w:date="2016-11-23T00:33:00Z">
        <w:r>
          <w:fldChar w:fldCharType="begin"/>
        </w:r>
        <w:r>
          <w:instrText>HYPERLINK \l "bookmark=id.oqthmydygeb6"</w:instrText>
        </w:r>
        <w:r>
          <w:fldChar w:fldCharType="separate"/>
        </w:r>
        <w:r>
          <w:rPr>
            <w:rFonts w:ascii="Calibri" w:eastAsia="Calibri" w:hAnsi="Calibri" w:cs="Calibri"/>
            <w:b/>
            <w:color w:val="1155CC"/>
            <w:sz w:val="32"/>
            <w:szCs w:val="32"/>
            <w:u w:val="single"/>
          </w:rPr>
          <w:t>Scopo del sistema</w:t>
        </w:r>
        <w:r>
          <w:fldChar w:fldCharType="end"/>
        </w:r>
      </w:ins>
      <w:r>
        <w:rPr>
          <w:rFonts w:ascii="Calibri" w:eastAsia="Calibri" w:hAnsi="Calibri" w:cs="Calibri"/>
          <w:b/>
          <w:sz w:val="32"/>
          <w:szCs w:val="32"/>
        </w:rPr>
        <w:t>…………………............................ 4</w:t>
      </w:r>
    </w:p>
    <w:p w14:paraId="04CCB419" w14:textId="77777777" w:rsidR="00453C8C" w:rsidRDefault="006B10E1">
      <w:pPr>
        <w:keepNext/>
        <w:numPr>
          <w:ilvl w:val="1"/>
          <w:numId w:val="5"/>
        </w:numPr>
        <w:spacing w:line="252" w:lineRule="auto"/>
        <w:ind w:left="567" w:firstLine="1079"/>
        <w:contextualSpacing/>
        <w:rPr>
          <w:rFonts w:ascii="Calibri" w:eastAsia="Calibri" w:hAnsi="Calibri" w:cs="Calibri"/>
          <w:b/>
          <w:sz w:val="32"/>
          <w:szCs w:val="32"/>
        </w:rPr>
      </w:pPr>
      <w:ins w:id="5" w:author="Ida Iannone" w:date="2016-11-23T00:35:00Z">
        <w:r>
          <w:fldChar w:fldCharType="begin"/>
        </w:r>
        <w:r>
          <w:instrText>HYPERLINK \l "bookmark=id.f2wv8la5gwgi"</w:instrText>
        </w:r>
        <w:r>
          <w:fldChar w:fldCharType="separate"/>
        </w:r>
        <w:r>
          <w:rPr>
            <w:rFonts w:ascii="Calibri" w:eastAsia="Calibri" w:hAnsi="Calibri" w:cs="Calibri"/>
            <w:b/>
            <w:color w:val="1155CC"/>
            <w:sz w:val="32"/>
            <w:szCs w:val="32"/>
            <w:u w:val="single"/>
          </w:rPr>
          <w:t>Ambito del sistema</w:t>
        </w:r>
        <w:r>
          <w:fldChar w:fldCharType="end"/>
        </w:r>
      </w:ins>
      <w:r>
        <w:rPr>
          <w:rFonts w:ascii="Calibri" w:eastAsia="Calibri" w:hAnsi="Calibri" w:cs="Calibri"/>
          <w:b/>
          <w:sz w:val="32"/>
          <w:szCs w:val="32"/>
        </w:rPr>
        <w:t>…................................................ 4</w:t>
      </w:r>
    </w:p>
    <w:p w14:paraId="3C25E399" w14:textId="77777777" w:rsidR="00453C8C" w:rsidRDefault="006B10E1">
      <w:pPr>
        <w:keepNext/>
        <w:numPr>
          <w:ilvl w:val="1"/>
          <w:numId w:val="5"/>
        </w:numPr>
        <w:spacing w:line="252" w:lineRule="auto"/>
        <w:ind w:left="567" w:firstLine="1079"/>
        <w:contextualSpacing/>
        <w:rPr>
          <w:rFonts w:ascii="Calibri" w:eastAsia="Calibri" w:hAnsi="Calibri" w:cs="Calibri"/>
          <w:b/>
          <w:sz w:val="32"/>
          <w:szCs w:val="32"/>
        </w:rPr>
      </w:pPr>
      <w:ins w:id="6" w:author="Ida Iannone" w:date="2016-11-23T00:35:00Z">
        <w:r>
          <w:fldChar w:fldCharType="begin"/>
        </w:r>
        <w:r>
          <w:instrText>HYPERLINK \l "bookmark=id.73s5rusleelu"</w:instrText>
        </w:r>
        <w:r>
          <w:fldChar w:fldCharType="separate"/>
        </w:r>
        <w:r>
          <w:rPr>
            <w:rFonts w:ascii="Calibri" w:eastAsia="Calibri" w:hAnsi="Calibri" w:cs="Calibri"/>
            <w:b/>
            <w:color w:val="1155CC"/>
            <w:sz w:val="32"/>
            <w:szCs w:val="32"/>
            <w:u w:val="single"/>
          </w:rPr>
          <w:t>Obiettivo e criteri di successo.</w:t>
        </w:r>
        <w:r>
          <w:fldChar w:fldCharType="end"/>
        </w:r>
      </w:ins>
      <w:r>
        <w:rPr>
          <w:rFonts w:ascii="Calibri" w:eastAsia="Calibri" w:hAnsi="Calibri" w:cs="Calibri"/>
          <w:b/>
          <w:sz w:val="32"/>
          <w:szCs w:val="32"/>
        </w:rPr>
        <w:t>................................... 4</w:t>
      </w:r>
    </w:p>
    <w:p w14:paraId="1499271F" w14:textId="77777777" w:rsidR="00453C8C" w:rsidRDefault="006B10E1">
      <w:pPr>
        <w:keepNext/>
        <w:numPr>
          <w:ilvl w:val="1"/>
          <w:numId w:val="5"/>
        </w:numPr>
        <w:spacing w:line="252" w:lineRule="auto"/>
        <w:ind w:left="567" w:firstLine="1079"/>
        <w:contextualSpacing/>
        <w:rPr>
          <w:rFonts w:ascii="Calibri" w:eastAsia="Calibri" w:hAnsi="Calibri" w:cs="Calibri"/>
          <w:b/>
          <w:sz w:val="32"/>
          <w:szCs w:val="32"/>
        </w:rPr>
      </w:pPr>
      <w:r>
        <w:rPr>
          <w:rFonts w:ascii="Calibri" w:eastAsia="Calibri" w:hAnsi="Calibri" w:cs="Calibri"/>
          <w:b/>
          <w:sz w:val="32"/>
          <w:szCs w:val="32"/>
        </w:rPr>
        <w:t>Definizioni acronimi e abbreviazioni.......................... 5</w:t>
      </w:r>
    </w:p>
    <w:p w14:paraId="527E8F20" w14:textId="77777777" w:rsidR="00453C8C" w:rsidRDefault="006B10E1">
      <w:pPr>
        <w:keepNext/>
        <w:numPr>
          <w:ilvl w:val="1"/>
          <w:numId w:val="5"/>
        </w:numPr>
        <w:spacing w:line="252" w:lineRule="auto"/>
        <w:ind w:left="567" w:firstLine="1079"/>
        <w:contextualSpacing/>
        <w:rPr>
          <w:rFonts w:ascii="Calibri" w:eastAsia="Calibri" w:hAnsi="Calibri" w:cs="Calibri"/>
          <w:b/>
          <w:sz w:val="32"/>
          <w:szCs w:val="32"/>
        </w:rPr>
      </w:pPr>
      <w:r>
        <w:rPr>
          <w:rFonts w:ascii="Calibri" w:eastAsia="Calibri" w:hAnsi="Calibri" w:cs="Calibri"/>
          <w:b/>
          <w:sz w:val="32"/>
          <w:szCs w:val="32"/>
        </w:rPr>
        <w:t>Riferimenti................................................................ 5</w:t>
      </w:r>
    </w:p>
    <w:p w14:paraId="5C45A7AC" w14:textId="77777777" w:rsidR="00453C8C" w:rsidRDefault="006B10E1">
      <w:pPr>
        <w:keepNext/>
        <w:numPr>
          <w:ilvl w:val="1"/>
          <w:numId w:val="5"/>
        </w:numPr>
        <w:spacing w:line="252" w:lineRule="auto"/>
        <w:ind w:left="567" w:firstLine="1079"/>
        <w:contextualSpacing/>
        <w:rPr>
          <w:rFonts w:ascii="Calibri" w:eastAsia="Calibri" w:hAnsi="Calibri" w:cs="Calibri"/>
          <w:b/>
          <w:sz w:val="32"/>
          <w:szCs w:val="32"/>
        </w:rPr>
      </w:pPr>
      <w:r>
        <w:rPr>
          <w:rFonts w:ascii="Calibri" w:eastAsia="Calibri" w:hAnsi="Calibri" w:cs="Calibri"/>
          <w:b/>
          <w:sz w:val="32"/>
          <w:szCs w:val="32"/>
        </w:rPr>
        <w:t>Panoramica............................................................... 5</w:t>
      </w:r>
    </w:p>
    <w:p w14:paraId="773E64A5" w14:textId="77777777" w:rsidR="00453C8C" w:rsidRDefault="006B10E1">
      <w:pPr>
        <w:keepNext/>
        <w:numPr>
          <w:ilvl w:val="0"/>
          <w:numId w:val="5"/>
        </w:numPr>
        <w:spacing w:line="252" w:lineRule="auto"/>
        <w:ind w:firstLine="360"/>
        <w:contextualSpacing/>
        <w:rPr>
          <w:rFonts w:ascii="Calibri" w:eastAsia="Calibri" w:hAnsi="Calibri" w:cs="Calibri"/>
          <w:b/>
          <w:sz w:val="32"/>
          <w:szCs w:val="32"/>
        </w:rPr>
      </w:pPr>
      <w:r>
        <w:rPr>
          <w:rFonts w:ascii="Calibri" w:eastAsia="Calibri" w:hAnsi="Calibri" w:cs="Calibri"/>
          <w:b/>
          <w:sz w:val="32"/>
          <w:szCs w:val="32"/>
        </w:rPr>
        <w:t>Sistema corrente.............................................................. 6</w:t>
      </w:r>
    </w:p>
    <w:p w14:paraId="2FA8151D" w14:textId="77777777" w:rsidR="00453C8C" w:rsidRDefault="006B10E1">
      <w:pPr>
        <w:keepNext/>
        <w:numPr>
          <w:ilvl w:val="0"/>
          <w:numId w:val="5"/>
        </w:numPr>
        <w:spacing w:line="252" w:lineRule="auto"/>
        <w:ind w:firstLine="360"/>
        <w:contextualSpacing/>
        <w:rPr>
          <w:rFonts w:ascii="Calibri" w:eastAsia="Calibri" w:hAnsi="Calibri" w:cs="Calibri"/>
          <w:b/>
          <w:sz w:val="32"/>
          <w:szCs w:val="32"/>
        </w:rPr>
      </w:pPr>
      <w:r>
        <w:rPr>
          <w:rFonts w:ascii="Calibri" w:eastAsia="Calibri" w:hAnsi="Calibri" w:cs="Calibri"/>
          <w:b/>
          <w:sz w:val="32"/>
          <w:szCs w:val="32"/>
        </w:rPr>
        <w:t>Sistema proposto............................................................. 6</w:t>
      </w:r>
    </w:p>
    <w:p w14:paraId="5E3EC716" w14:textId="77777777" w:rsidR="00453C8C" w:rsidRDefault="006B10E1">
      <w:pPr>
        <w:keepNext/>
        <w:numPr>
          <w:ilvl w:val="1"/>
          <w:numId w:val="5"/>
        </w:numPr>
        <w:spacing w:line="252" w:lineRule="auto"/>
        <w:ind w:firstLine="1080"/>
        <w:contextualSpacing/>
        <w:rPr>
          <w:rFonts w:ascii="Calibri" w:eastAsia="Calibri" w:hAnsi="Calibri" w:cs="Calibri"/>
          <w:b/>
          <w:sz w:val="32"/>
          <w:szCs w:val="32"/>
        </w:rPr>
      </w:pPr>
      <w:r>
        <w:rPr>
          <w:rFonts w:ascii="Calibri" w:eastAsia="Calibri" w:hAnsi="Calibri" w:cs="Calibri"/>
          <w:b/>
          <w:sz w:val="32"/>
          <w:szCs w:val="32"/>
        </w:rPr>
        <w:t>Panoramica del sistema.................................. 6</w:t>
      </w:r>
    </w:p>
    <w:p w14:paraId="296870C2" w14:textId="77777777" w:rsidR="00453C8C" w:rsidRDefault="006B10E1">
      <w:pPr>
        <w:keepNext/>
        <w:numPr>
          <w:ilvl w:val="1"/>
          <w:numId w:val="5"/>
        </w:numPr>
        <w:spacing w:line="252" w:lineRule="auto"/>
        <w:ind w:firstLine="1080"/>
        <w:contextualSpacing/>
        <w:rPr>
          <w:rFonts w:ascii="Calibri" w:eastAsia="Calibri" w:hAnsi="Calibri" w:cs="Calibri"/>
          <w:b/>
          <w:sz w:val="32"/>
          <w:szCs w:val="32"/>
        </w:rPr>
      </w:pPr>
      <w:r>
        <w:rPr>
          <w:rFonts w:ascii="Calibri" w:eastAsia="Calibri" w:hAnsi="Calibri" w:cs="Calibri"/>
          <w:b/>
          <w:sz w:val="32"/>
          <w:szCs w:val="32"/>
        </w:rPr>
        <w:t>Requisiti funzionali......................................... 7</w:t>
      </w:r>
    </w:p>
    <w:p w14:paraId="26BA8D2F" w14:textId="77777777" w:rsidR="00453C8C" w:rsidRDefault="006B10E1">
      <w:pPr>
        <w:keepNext/>
        <w:numPr>
          <w:ilvl w:val="2"/>
          <w:numId w:val="5"/>
        </w:numPr>
        <w:spacing w:line="240" w:lineRule="auto"/>
        <w:ind w:firstLine="1800"/>
        <w:rPr>
          <w:rFonts w:ascii="Calibri" w:eastAsia="Calibri" w:hAnsi="Calibri" w:cs="Calibri"/>
          <w:b/>
          <w:sz w:val="32"/>
          <w:szCs w:val="32"/>
        </w:rPr>
      </w:pPr>
      <w:r>
        <w:rPr>
          <w:rFonts w:ascii="Calibri" w:eastAsia="Calibri" w:hAnsi="Calibri" w:cs="Calibri"/>
          <w:b/>
          <w:sz w:val="32"/>
          <w:szCs w:val="32"/>
        </w:rPr>
        <w:t>RF 1.0 - Gestione Utenti</w:t>
      </w:r>
    </w:p>
    <w:p w14:paraId="5DC6FB38" w14:textId="77777777" w:rsidR="00453C8C" w:rsidRDefault="006B10E1">
      <w:pPr>
        <w:keepNext/>
        <w:numPr>
          <w:ilvl w:val="2"/>
          <w:numId w:val="5"/>
        </w:numPr>
        <w:spacing w:line="240" w:lineRule="auto"/>
        <w:ind w:firstLine="1800"/>
        <w:rPr>
          <w:rFonts w:ascii="Calibri" w:eastAsia="Calibri" w:hAnsi="Calibri" w:cs="Calibri"/>
          <w:b/>
          <w:sz w:val="32"/>
          <w:szCs w:val="32"/>
        </w:rPr>
      </w:pPr>
      <w:r>
        <w:rPr>
          <w:rFonts w:ascii="Calibri" w:eastAsia="Calibri" w:hAnsi="Calibri" w:cs="Calibri"/>
          <w:b/>
          <w:sz w:val="32"/>
          <w:szCs w:val="32"/>
        </w:rPr>
        <w:t>RF 2.0 - Gestione Autenticazione</w:t>
      </w:r>
    </w:p>
    <w:p w14:paraId="35A0878F" w14:textId="77777777" w:rsidR="00453C8C" w:rsidRDefault="006B10E1">
      <w:pPr>
        <w:keepNext/>
        <w:numPr>
          <w:ilvl w:val="2"/>
          <w:numId w:val="5"/>
        </w:numPr>
        <w:spacing w:line="252" w:lineRule="auto"/>
        <w:ind w:firstLine="1800"/>
        <w:rPr>
          <w:rFonts w:ascii="Calibri" w:eastAsia="Calibri" w:hAnsi="Calibri" w:cs="Calibri"/>
          <w:b/>
          <w:sz w:val="32"/>
          <w:szCs w:val="32"/>
        </w:rPr>
      </w:pPr>
      <w:r>
        <w:rPr>
          <w:rFonts w:ascii="Calibri" w:eastAsia="Calibri" w:hAnsi="Calibri" w:cs="Calibri"/>
          <w:b/>
          <w:sz w:val="32"/>
          <w:szCs w:val="32"/>
        </w:rPr>
        <w:t>RF 3.0 - Gestione Accesso alla guida</w:t>
      </w:r>
    </w:p>
    <w:p w14:paraId="6A7D4839" w14:textId="77777777" w:rsidR="00453C8C" w:rsidRDefault="006B10E1">
      <w:pPr>
        <w:keepNext/>
        <w:numPr>
          <w:ilvl w:val="2"/>
          <w:numId w:val="5"/>
        </w:numPr>
        <w:spacing w:line="252" w:lineRule="auto"/>
        <w:ind w:firstLine="1800"/>
        <w:rPr>
          <w:rFonts w:ascii="Calibri" w:eastAsia="Calibri" w:hAnsi="Calibri" w:cs="Calibri"/>
          <w:b/>
          <w:sz w:val="32"/>
          <w:szCs w:val="32"/>
        </w:rPr>
      </w:pPr>
      <w:r>
        <w:rPr>
          <w:rFonts w:ascii="Calibri" w:eastAsia="Calibri" w:hAnsi="Calibri" w:cs="Calibri"/>
          <w:b/>
          <w:sz w:val="32"/>
          <w:szCs w:val="32"/>
        </w:rPr>
        <w:t>RF 4.0 - Gestione Record</w:t>
      </w:r>
    </w:p>
    <w:p w14:paraId="6348934A" w14:textId="77777777" w:rsidR="00453C8C" w:rsidRDefault="006B10E1">
      <w:pPr>
        <w:keepNext/>
        <w:numPr>
          <w:ilvl w:val="2"/>
          <w:numId w:val="5"/>
        </w:numPr>
        <w:spacing w:line="252" w:lineRule="auto"/>
        <w:ind w:firstLine="1800"/>
        <w:rPr>
          <w:rFonts w:ascii="Calibri" w:eastAsia="Calibri" w:hAnsi="Calibri" w:cs="Calibri"/>
          <w:b/>
          <w:sz w:val="32"/>
          <w:szCs w:val="32"/>
        </w:rPr>
      </w:pPr>
      <w:r>
        <w:rPr>
          <w:rFonts w:ascii="Calibri" w:eastAsia="Calibri" w:hAnsi="Calibri" w:cs="Calibri"/>
          <w:b/>
          <w:sz w:val="32"/>
          <w:szCs w:val="32"/>
        </w:rPr>
        <w:t>RF 5.0 - Gestione Giochi</w:t>
      </w:r>
    </w:p>
    <w:p w14:paraId="72475CE4" w14:textId="77777777" w:rsidR="00453C8C" w:rsidRDefault="006B10E1">
      <w:pPr>
        <w:keepNext/>
        <w:numPr>
          <w:ilvl w:val="1"/>
          <w:numId w:val="5"/>
        </w:numPr>
        <w:spacing w:line="252" w:lineRule="auto"/>
        <w:ind w:firstLine="1080"/>
        <w:contextualSpacing/>
        <w:rPr>
          <w:rFonts w:ascii="Calibri" w:eastAsia="Calibri" w:hAnsi="Calibri" w:cs="Calibri"/>
          <w:b/>
          <w:sz w:val="32"/>
          <w:szCs w:val="32"/>
        </w:rPr>
      </w:pPr>
      <w:r>
        <w:rPr>
          <w:rFonts w:ascii="Calibri" w:eastAsia="Calibri" w:hAnsi="Calibri" w:cs="Calibri"/>
          <w:b/>
          <w:sz w:val="32"/>
          <w:szCs w:val="32"/>
        </w:rPr>
        <w:t>Requisiti non funzionali.............. 9</w:t>
      </w:r>
    </w:p>
    <w:p w14:paraId="36C37CF5"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Usabilità</w:t>
      </w:r>
    </w:p>
    <w:p w14:paraId="049D8CAA"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Affidabilità</w:t>
      </w:r>
    </w:p>
    <w:p w14:paraId="2B29F814"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Performance</w:t>
      </w:r>
    </w:p>
    <w:p w14:paraId="041ED217"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Manutenibilità</w:t>
      </w:r>
    </w:p>
    <w:p w14:paraId="2D6E6006"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Implementazione</w:t>
      </w:r>
    </w:p>
    <w:p w14:paraId="7E668B56"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Interfaccia</w:t>
      </w:r>
    </w:p>
    <w:p w14:paraId="3EFC552F" w14:textId="77777777" w:rsidR="00453C8C" w:rsidRDefault="006B10E1">
      <w:pPr>
        <w:keepNext/>
        <w:numPr>
          <w:ilvl w:val="2"/>
          <w:numId w:val="5"/>
        </w:numPr>
        <w:spacing w:line="252" w:lineRule="auto"/>
        <w:ind w:firstLine="1800"/>
        <w:rPr>
          <w:rFonts w:ascii="Calibri" w:eastAsia="Calibri" w:hAnsi="Calibri" w:cs="Calibri"/>
          <w:b/>
          <w:sz w:val="32"/>
          <w:szCs w:val="32"/>
        </w:rPr>
      </w:pPr>
      <w:r>
        <w:rPr>
          <w:rFonts w:ascii="Calibri" w:eastAsia="Calibri" w:hAnsi="Calibri" w:cs="Calibri"/>
          <w:b/>
          <w:sz w:val="32"/>
          <w:szCs w:val="32"/>
        </w:rPr>
        <w:t>Packaging</w:t>
      </w:r>
    </w:p>
    <w:p w14:paraId="715CB820" w14:textId="77777777" w:rsidR="00453C8C" w:rsidRDefault="006B10E1">
      <w:pPr>
        <w:keepNext/>
        <w:numPr>
          <w:ilvl w:val="2"/>
          <w:numId w:val="5"/>
        </w:numPr>
        <w:spacing w:line="252" w:lineRule="auto"/>
        <w:ind w:firstLine="1800"/>
        <w:rPr>
          <w:rFonts w:ascii="Calibri" w:eastAsia="Calibri" w:hAnsi="Calibri" w:cs="Calibri"/>
          <w:b/>
          <w:sz w:val="32"/>
          <w:szCs w:val="32"/>
        </w:rPr>
      </w:pPr>
      <w:r>
        <w:rPr>
          <w:rFonts w:ascii="Calibri" w:eastAsia="Calibri" w:hAnsi="Calibri" w:cs="Calibri"/>
          <w:b/>
          <w:sz w:val="32"/>
          <w:szCs w:val="32"/>
        </w:rPr>
        <w:t>Legale</w:t>
      </w:r>
    </w:p>
    <w:p w14:paraId="0D108B7B" w14:textId="77777777" w:rsidR="00453C8C" w:rsidRDefault="006B10E1">
      <w:pPr>
        <w:keepNext/>
        <w:numPr>
          <w:ilvl w:val="1"/>
          <w:numId w:val="5"/>
        </w:numPr>
        <w:spacing w:line="252" w:lineRule="auto"/>
        <w:ind w:firstLine="1080"/>
        <w:contextualSpacing/>
        <w:rPr>
          <w:rFonts w:ascii="Calibri" w:eastAsia="Calibri" w:hAnsi="Calibri" w:cs="Calibri"/>
          <w:b/>
          <w:sz w:val="32"/>
          <w:szCs w:val="32"/>
        </w:rPr>
      </w:pPr>
      <w:r>
        <w:rPr>
          <w:rFonts w:ascii="Calibri" w:eastAsia="Calibri" w:hAnsi="Calibri" w:cs="Calibri"/>
          <w:b/>
          <w:sz w:val="32"/>
          <w:szCs w:val="32"/>
        </w:rPr>
        <w:t>Modelli di sistema...................... 11</w:t>
      </w:r>
    </w:p>
    <w:p w14:paraId="4EC397DE"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Scenari.......................... 11</w:t>
      </w:r>
    </w:p>
    <w:p w14:paraId="40A6039A"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Casi d’uso...................... 13</w:t>
      </w:r>
    </w:p>
    <w:p w14:paraId="3BE510A0"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Diagramma delle classi..</w:t>
      </w:r>
    </w:p>
    <w:p w14:paraId="5DBB9042"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SequenceDiagram……..</w:t>
      </w:r>
    </w:p>
    <w:p w14:paraId="7F9A0E69"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lastRenderedPageBreak/>
        <w:t>StateChartDiagram…….</w:t>
      </w:r>
    </w:p>
    <w:p w14:paraId="5427DB90"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Activity Diagram………</w:t>
      </w:r>
    </w:p>
    <w:p w14:paraId="181F0240"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Path Navigationali………</w:t>
      </w:r>
    </w:p>
    <w:p w14:paraId="78A60A0B" w14:textId="77777777" w:rsidR="00453C8C" w:rsidRDefault="006B10E1">
      <w:pPr>
        <w:keepNext/>
        <w:numPr>
          <w:ilvl w:val="2"/>
          <w:numId w:val="5"/>
        </w:numPr>
        <w:spacing w:line="252" w:lineRule="auto"/>
        <w:ind w:firstLine="1800"/>
        <w:contextualSpacing/>
        <w:rPr>
          <w:rFonts w:ascii="Calibri" w:eastAsia="Calibri" w:hAnsi="Calibri" w:cs="Calibri"/>
          <w:b/>
          <w:sz w:val="32"/>
          <w:szCs w:val="32"/>
        </w:rPr>
      </w:pPr>
      <w:r>
        <w:rPr>
          <w:rFonts w:ascii="Calibri" w:eastAsia="Calibri" w:hAnsi="Calibri" w:cs="Calibri"/>
          <w:b/>
          <w:sz w:val="32"/>
          <w:szCs w:val="32"/>
        </w:rPr>
        <w:t>MokUp………………..53</w:t>
      </w:r>
    </w:p>
    <w:p w14:paraId="14DC3C10" w14:textId="77777777" w:rsidR="00453C8C" w:rsidRDefault="006B10E1">
      <w:pPr>
        <w:keepNext/>
        <w:tabs>
          <w:tab w:val="left" w:pos="720"/>
          <w:tab w:val="left" w:pos="1440"/>
          <w:tab w:val="left" w:pos="2160"/>
          <w:tab w:val="left" w:pos="2880"/>
          <w:tab w:val="left" w:pos="3600"/>
          <w:tab w:val="left" w:pos="4320"/>
          <w:tab w:val="left" w:pos="5040"/>
          <w:tab w:val="left" w:pos="5760"/>
          <w:tab w:val="left" w:pos="6480"/>
          <w:tab w:val="left" w:pos="7200"/>
        </w:tabs>
        <w:spacing w:after="160" w:line="252" w:lineRule="auto"/>
        <w:rPr>
          <w:rFonts w:ascii="Calibri" w:eastAsia="Calibri" w:hAnsi="Calibri" w:cs="Calibri"/>
          <w:b/>
          <w:sz w:val="40"/>
          <w:szCs w:val="40"/>
        </w:rPr>
      </w:pPr>
      <w:r>
        <w:rPr>
          <w:rFonts w:ascii="Calibri" w:eastAsia="Calibri" w:hAnsi="Calibri" w:cs="Calibri"/>
          <w:b/>
          <w:sz w:val="40"/>
          <w:szCs w:val="40"/>
        </w:rPr>
        <w:tab/>
      </w:r>
    </w:p>
    <w:p w14:paraId="5FF8F339" w14:textId="77777777" w:rsidR="00453C8C" w:rsidRDefault="00453C8C">
      <w:pPr>
        <w:keepNext/>
        <w:spacing w:after="160" w:line="252" w:lineRule="auto"/>
      </w:pPr>
    </w:p>
    <w:p w14:paraId="6C97C17F" w14:textId="77777777" w:rsidR="00453C8C" w:rsidRDefault="00453C8C">
      <w:pPr>
        <w:keepNext/>
        <w:spacing w:after="160" w:line="252" w:lineRule="auto"/>
        <w:rPr>
          <w:rFonts w:ascii="Calibri" w:eastAsia="Calibri" w:hAnsi="Calibri" w:cs="Calibri"/>
          <w:b/>
          <w:sz w:val="48"/>
          <w:szCs w:val="48"/>
        </w:rPr>
      </w:pPr>
    </w:p>
    <w:p w14:paraId="14E725A4" w14:textId="77777777" w:rsidR="00453C8C" w:rsidRDefault="006B10E1">
      <w:pPr>
        <w:keepNext/>
        <w:numPr>
          <w:ilvl w:val="0"/>
          <w:numId w:val="10"/>
        </w:numPr>
        <w:spacing w:line="252" w:lineRule="auto"/>
        <w:ind w:hanging="360"/>
        <w:contextualSpacing/>
        <w:rPr>
          <w:rFonts w:ascii="Calibri" w:eastAsia="Calibri" w:hAnsi="Calibri" w:cs="Calibri"/>
          <w:b/>
        </w:rPr>
      </w:pPr>
      <w:bookmarkStart w:id="7" w:name="fmryl95o88x2" w:colFirst="0" w:colLast="0"/>
      <w:bookmarkEnd w:id="7"/>
      <w:r>
        <w:rPr>
          <w:rFonts w:ascii="Calibri" w:eastAsia="Calibri" w:hAnsi="Calibri" w:cs="Calibri"/>
          <w:b/>
          <w:sz w:val="48"/>
          <w:szCs w:val="48"/>
        </w:rPr>
        <w:t>Introduzione</w:t>
      </w:r>
    </w:p>
    <w:p w14:paraId="029BCBD7" w14:textId="77777777" w:rsidR="00453C8C" w:rsidRDefault="006B10E1">
      <w:pPr>
        <w:keepNext/>
        <w:numPr>
          <w:ilvl w:val="1"/>
          <w:numId w:val="10"/>
        </w:numPr>
        <w:spacing w:line="252" w:lineRule="auto"/>
        <w:ind w:hanging="360"/>
        <w:contextualSpacing/>
        <w:rPr>
          <w:rFonts w:ascii="Calibri" w:eastAsia="Calibri" w:hAnsi="Calibri" w:cs="Calibri"/>
        </w:rPr>
      </w:pPr>
      <w:bookmarkStart w:id="8" w:name="oqthmydygeb6" w:colFirst="0" w:colLast="0"/>
      <w:bookmarkEnd w:id="8"/>
      <w:r>
        <w:rPr>
          <w:rFonts w:ascii="Calibri" w:eastAsia="Calibri" w:hAnsi="Calibri" w:cs="Calibri"/>
          <w:b/>
          <w:sz w:val="40"/>
          <w:szCs w:val="40"/>
        </w:rPr>
        <w:t>Scopo del sistema</w:t>
      </w:r>
    </w:p>
    <w:p w14:paraId="2DE7A09E" w14:textId="77777777" w:rsidR="00453C8C" w:rsidRDefault="006B10E1">
      <w:pPr>
        <w:keepNext/>
        <w:spacing w:after="160" w:line="252" w:lineRule="auto"/>
        <w:rPr>
          <w:rFonts w:ascii="Calibri" w:eastAsia="Calibri" w:hAnsi="Calibri" w:cs="Calibri"/>
          <w:sz w:val="28"/>
          <w:szCs w:val="28"/>
        </w:rPr>
      </w:pPr>
      <w:r>
        <w:rPr>
          <w:rFonts w:ascii="Calibri" w:eastAsia="Calibri" w:hAnsi="Calibri" w:cs="Calibri"/>
          <w:sz w:val="28"/>
          <w:szCs w:val="28"/>
        </w:rPr>
        <w:t>Da qualche anno nelle scuole primarie gli insegnanti devono rapportarsi con bambini sempre meno inclini allo studio sui libri. Data la facilità con cui usano i dispositivi elettronici e informatici per reperire informazioni è utile unire l’utile al dilettevole e quindi stimolare l’interesse dei bambini con l’uso di giochi istruttivi. Lo scopo è aiutare gli insegnanti nel percorso scolastico per facilitare l’apprendimento di materie noiose tramite giochi istruttivi.</w:t>
      </w:r>
    </w:p>
    <w:p w14:paraId="2A099901" w14:textId="77777777" w:rsidR="00453C8C" w:rsidRDefault="006B10E1">
      <w:pPr>
        <w:keepNext/>
        <w:numPr>
          <w:ilvl w:val="1"/>
          <w:numId w:val="10"/>
        </w:numPr>
        <w:spacing w:after="160" w:line="252" w:lineRule="auto"/>
        <w:ind w:left="555" w:firstLine="570"/>
        <w:contextualSpacing/>
        <w:rPr>
          <w:rFonts w:ascii="Calibri" w:eastAsia="Calibri" w:hAnsi="Calibri" w:cs="Calibri"/>
        </w:rPr>
      </w:pPr>
      <w:bookmarkStart w:id="9" w:name="f2wv8la5gwgi" w:colFirst="0" w:colLast="0"/>
      <w:bookmarkEnd w:id="9"/>
      <w:r>
        <w:rPr>
          <w:rFonts w:ascii="Calibri" w:eastAsia="Calibri" w:hAnsi="Calibri" w:cs="Calibri"/>
          <w:b/>
          <w:sz w:val="40"/>
          <w:szCs w:val="40"/>
        </w:rPr>
        <w:t>Ambito del sistema</w:t>
      </w:r>
    </w:p>
    <w:p w14:paraId="4D3F9068" w14:textId="77777777" w:rsidR="00453C8C" w:rsidRDefault="006B10E1">
      <w:pPr>
        <w:keepNext/>
        <w:spacing w:after="160" w:line="252" w:lineRule="auto"/>
        <w:rPr>
          <w:rFonts w:ascii="Calibri" w:eastAsia="Calibri" w:hAnsi="Calibri" w:cs="Calibri"/>
          <w:sz w:val="28"/>
          <w:szCs w:val="28"/>
        </w:rPr>
      </w:pPr>
      <w:r>
        <w:rPr>
          <w:rFonts w:ascii="Calibri" w:eastAsia="Calibri" w:hAnsi="Calibri" w:cs="Calibri"/>
          <w:sz w:val="28"/>
          <w:szCs w:val="28"/>
        </w:rPr>
        <w:t xml:space="preserve">L'obiettivo del progetto è di creare un supporto per le maestre nel percorso pedagogico e stimolare i bambini all’apprendimento, allo scopo di rendere le giornate scolastiche più interessanti e nel contempo divertenti, dando loro un riconoscimento per il punteggio raggiunto. </w:t>
      </w:r>
      <w:r>
        <w:rPr>
          <w:rFonts w:ascii="Calibri" w:eastAsia="Calibri" w:hAnsi="Calibri" w:cs="Calibri"/>
          <w:sz w:val="28"/>
          <w:szCs w:val="28"/>
        </w:rPr>
        <w:br/>
        <w:t xml:space="preserve">Il sistema dovrà gestire due tipologie di attori: </w:t>
      </w:r>
    </w:p>
    <w:p w14:paraId="1A93C5D8" w14:textId="77777777" w:rsidR="00453C8C" w:rsidRDefault="006B10E1">
      <w:pPr>
        <w:keepNext/>
        <w:numPr>
          <w:ilvl w:val="0"/>
          <w:numId w:val="8"/>
        </w:numPr>
        <w:spacing w:line="252" w:lineRule="auto"/>
        <w:ind w:hanging="360"/>
        <w:contextualSpacing/>
      </w:pPr>
      <w:r>
        <w:rPr>
          <w:rFonts w:ascii="Calibri" w:eastAsia="Calibri" w:hAnsi="Calibri" w:cs="Calibri"/>
          <w:sz w:val="28"/>
          <w:szCs w:val="28"/>
        </w:rPr>
        <w:t>Amministratore (in questo caso l’insegnante)</w:t>
      </w:r>
    </w:p>
    <w:p w14:paraId="32199DB3" w14:textId="77777777" w:rsidR="00453C8C" w:rsidRDefault="006B10E1">
      <w:pPr>
        <w:keepNext/>
        <w:numPr>
          <w:ilvl w:val="0"/>
          <w:numId w:val="8"/>
        </w:numPr>
        <w:spacing w:after="160" w:line="252" w:lineRule="auto"/>
        <w:ind w:hanging="360"/>
        <w:contextualSpacing/>
      </w:pPr>
      <w:r>
        <w:rPr>
          <w:rFonts w:ascii="Calibri" w:eastAsia="Calibri" w:hAnsi="Calibri" w:cs="Calibri"/>
          <w:sz w:val="28"/>
          <w:szCs w:val="28"/>
        </w:rPr>
        <w:t>Utente (in questo caso l’alunno).</w:t>
      </w:r>
    </w:p>
    <w:p w14:paraId="1BC3B8A4" w14:textId="77777777" w:rsidR="00453C8C" w:rsidRDefault="006B10E1">
      <w:pPr>
        <w:keepNext/>
        <w:spacing w:after="160" w:line="252" w:lineRule="auto"/>
        <w:rPr>
          <w:rFonts w:ascii="Calibri" w:eastAsia="Calibri" w:hAnsi="Calibri" w:cs="Calibri"/>
          <w:sz w:val="28"/>
          <w:szCs w:val="28"/>
        </w:rPr>
      </w:pPr>
      <w:r>
        <w:rPr>
          <w:rFonts w:ascii="Calibri" w:eastAsia="Calibri" w:hAnsi="Calibri" w:cs="Calibri"/>
          <w:sz w:val="28"/>
          <w:szCs w:val="28"/>
        </w:rPr>
        <w:t>Nel sistema inizialmente sarà presente almeno un Amministratore che sarà il preside della scuola che può aggiungere altri Amministratori e quest’ultimi potranno inserire nuovi Utenti o accettare le richieste di iscrizione.</w:t>
      </w:r>
      <w:r>
        <w:rPr>
          <w:rFonts w:ascii="Calibri" w:eastAsia="Calibri" w:hAnsi="Calibri" w:cs="Calibri"/>
          <w:sz w:val="28"/>
          <w:szCs w:val="28"/>
        </w:rPr>
        <w:br/>
        <w:t>Nel caso un Utente dimentica la password potrà recarsi alla segreteria della scuola che potrà recuperare la password dalla documentazione cartacea dei loro archivi.</w:t>
      </w:r>
      <w:r>
        <w:rPr>
          <w:rFonts w:ascii="Calibri" w:eastAsia="Calibri" w:hAnsi="Calibri" w:cs="Calibri"/>
          <w:sz w:val="28"/>
          <w:szCs w:val="28"/>
        </w:rPr>
        <w:br/>
        <w:t>Gli Amministratori avranno la responsabilità di registrare o eliminare Utenti e la possibilità di controllare la top10.</w:t>
      </w:r>
      <w:r>
        <w:rPr>
          <w:rFonts w:ascii="Calibri" w:eastAsia="Calibri" w:hAnsi="Calibri" w:cs="Calibri"/>
          <w:sz w:val="28"/>
          <w:szCs w:val="28"/>
        </w:rPr>
        <w:br/>
        <w:t xml:space="preserve">Ci saranno più utenti per più classi ed i contenuti dell’applicazione dovranno </w:t>
      </w:r>
      <w:r>
        <w:rPr>
          <w:rFonts w:ascii="Calibri" w:eastAsia="Calibri" w:hAnsi="Calibri" w:cs="Calibri"/>
          <w:sz w:val="28"/>
          <w:szCs w:val="28"/>
        </w:rPr>
        <w:lastRenderedPageBreak/>
        <w:t xml:space="preserve">variare in base al grado della classe di appartenenza , come anche il grado di difficoltà del singolo gioco. </w:t>
      </w:r>
    </w:p>
    <w:p w14:paraId="3E8F3289" w14:textId="77777777" w:rsidR="00453C8C" w:rsidRDefault="00453C8C">
      <w:pPr>
        <w:keepNext/>
        <w:spacing w:after="160" w:line="252" w:lineRule="auto"/>
        <w:rPr>
          <w:rFonts w:ascii="Calibri" w:eastAsia="Calibri" w:hAnsi="Calibri" w:cs="Calibri"/>
          <w:sz w:val="28"/>
          <w:szCs w:val="28"/>
        </w:rPr>
      </w:pPr>
    </w:p>
    <w:p w14:paraId="16928C23" w14:textId="77777777" w:rsidR="00453C8C" w:rsidRDefault="006B10E1">
      <w:pPr>
        <w:keepNext/>
        <w:numPr>
          <w:ilvl w:val="1"/>
          <w:numId w:val="10"/>
        </w:numPr>
        <w:spacing w:line="252" w:lineRule="auto"/>
        <w:ind w:left="555" w:firstLine="570"/>
        <w:contextualSpacing/>
        <w:rPr>
          <w:rFonts w:ascii="Calibri" w:eastAsia="Calibri" w:hAnsi="Calibri" w:cs="Calibri"/>
        </w:rPr>
      </w:pPr>
      <w:bookmarkStart w:id="10" w:name="73s5rusleelu" w:colFirst="0" w:colLast="0"/>
      <w:bookmarkEnd w:id="10"/>
      <w:r>
        <w:rPr>
          <w:rFonts w:ascii="Calibri" w:eastAsia="Calibri" w:hAnsi="Calibri" w:cs="Calibri"/>
          <w:b/>
          <w:sz w:val="40"/>
          <w:szCs w:val="40"/>
        </w:rPr>
        <w:t>Obiettivi e criteri di successo del progetto</w:t>
      </w:r>
      <w:r>
        <w:rPr>
          <w:rFonts w:ascii="Calibri" w:eastAsia="Calibri" w:hAnsi="Calibri" w:cs="Calibri"/>
          <w:b/>
          <w:sz w:val="40"/>
          <w:szCs w:val="40"/>
        </w:rPr>
        <w:br/>
      </w:r>
      <w:r>
        <w:rPr>
          <w:rFonts w:ascii="Calibri" w:eastAsia="Calibri" w:hAnsi="Calibri" w:cs="Calibri"/>
          <w:sz w:val="28"/>
          <w:szCs w:val="28"/>
        </w:rPr>
        <w:t>Gli obiettivi del progetto:</w:t>
      </w:r>
    </w:p>
    <w:p w14:paraId="0F16D071" w14:textId="77777777" w:rsidR="00453C8C" w:rsidRDefault="006B10E1">
      <w:pPr>
        <w:keepNext/>
        <w:numPr>
          <w:ilvl w:val="0"/>
          <w:numId w:val="3"/>
        </w:numPr>
        <w:spacing w:line="252" w:lineRule="auto"/>
        <w:ind w:hanging="360"/>
        <w:contextualSpacing/>
        <w:rPr>
          <w:sz w:val="28"/>
          <w:szCs w:val="28"/>
        </w:rPr>
      </w:pPr>
      <w:r>
        <w:rPr>
          <w:rFonts w:ascii="Calibri" w:eastAsia="Calibri" w:hAnsi="Calibri" w:cs="Calibri"/>
          <w:sz w:val="28"/>
          <w:szCs w:val="28"/>
        </w:rPr>
        <w:t>Insegnamento interattivo;</w:t>
      </w:r>
    </w:p>
    <w:p w14:paraId="79473B97" w14:textId="77777777" w:rsidR="00453C8C" w:rsidRDefault="006B10E1">
      <w:pPr>
        <w:keepNext/>
        <w:numPr>
          <w:ilvl w:val="0"/>
          <w:numId w:val="3"/>
        </w:numPr>
        <w:spacing w:line="252" w:lineRule="auto"/>
        <w:ind w:hanging="360"/>
        <w:contextualSpacing/>
        <w:rPr>
          <w:sz w:val="28"/>
          <w:szCs w:val="28"/>
        </w:rPr>
      </w:pPr>
      <w:r>
        <w:rPr>
          <w:rFonts w:ascii="Calibri" w:eastAsia="Calibri" w:hAnsi="Calibri" w:cs="Calibri"/>
          <w:sz w:val="28"/>
          <w:szCs w:val="28"/>
        </w:rPr>
        <w:t>Interfaccia facile da usare ed intuitiva;</w:t>
      </w:r>
    </w:p>
    <w:p w14:paraId="3CC60711" w14:textId="77777777" w:rsidR="00453C8C" w:rsidRDefault="006B10E1">
      <w:pPr>
        <w:keepNext/>
        <w:numPr>
          <w:ilvl w:val="0"/>
          <w:numId w:val="3"/>
        </w:numPr>
        <w:spacing w:line="252" w:lineRule="auto"/>
        <w:ind w:hanging="360"/>
        <w:contextualSpacing/>
        <w:rPr>
          <w:sz w:val="28"/>
          <w:szCs w:val="28"/>
        </w:rPr>
      </w:pPr>
      <w:r>
        <w:rPr>
          <w:rFonts w:ascii="Calibri" w:eastAsia="Calibri" w:hAnsi="Calibri" w:cs="Calibri"/>
          <w:sz w:val="28"/>
          <w:szCs w:val="28"/>
        </w:rPr>
        <w:t>Esecuzione di giochi;</w:t>
      </w:r>
    </w:p>
    <w:p w14:paraId="1409F0B8" w14:textId="77777777" w:rsidR="00453C8C" w:rsidRDefault="006B10E1">
      <w:pPr>
        <w:keepNext/>
        <w:numPr>
          <w:ilvl w:val="0"/>
          <w:numId w:val="3"/>
        </w:numPr>
        <w:spacing w:line="252" w:lineRule="auto"/>
        <w:ind w:hanging="360"/>
        <w:contextualSpacing/>
        <w:rPr>
          <w:sz w:val="28"/>
          <w:szCs w:val="28"/>
        </w:rPr>
      </w:pPr>
      <w:r>
        <w:rPr>
          <w:rFonts w:ascii="Calibri" w:eastAsia="Calibri" w:hAnsi="Calibri" w:cs="Calibri"/>
          <w:sz w:val="28"/>
          <w:szCs w:val="28"/>
        </w:rPr>
        <w:t>Gestione record.</w:t>
      </w:r>
    </w:p>
    <w:p w14:paraId="5C6478A4" w14:textId="77777777" w:rsidR="00453C8C" w:rsidRDefault="00453C8C">
      <w:pPr>
        <w:keepNext/>
        <w:spacing w:line="252" w:lineRule="auto"/>
        <w:rPr>
          <w:rFonts w:ascii="Calibri" w:eastAsia="Calibri" w:hAnsi="Calibri" w:cs="Calibri"/>
          <w:sz w:val="28"/>
          <w:szCs w:val="28"/>
        </w:rPr>
      </w:pPr>
    </w:p>
    <w:p w14:paraId="15751574" w14:textId="77777777" w:rsidR="00453C8C" w:rsidRDefault="006B10E1">
      <w:pPr>
        <w:keepNext/>
        <w:numPr>
          <w:ilvl w:val="1"/>
          <w:numId w:val="10"/>
        </w:numPr>
        <w:spacing w:line="252" w:lineRule="auto"/>
        <w:ind w:left="555" w:firstLine="570"/>
        <w:contextualSpacing/>
        <w:rPr>
          <w:rFonts w:ascii="Calibri" w:eastAsia="Calibri" w:hAnsi="Calibri" w:cs="Calibri"/>
        </w:rPr>
      </w:pPr>
      <w:r>
        <w:rPr>
          <w:rFonts w:ascii="Calibri" w:eastAsia="Calibri" w:hAnsi="Calibri" w:cs="Calibri"/>
          <w:b/>
          <w:sz w:val="40"/>
          <w:szCs w:val="40"/>
        </w:rPr>
        <w:t xml:space="preserve">Definizioni, acronimi e abbreviazioni </w:t>
      </w:r>
    </w:p>
    <w:p w14:paraId="47C4CFDE" w14:textId="77777777" w:rsidR="00453C8C" w:rsidRDefault="006B10E1">
      <w:pPr>
        <w:keepNext/>
        <w:spacing w:after="160" w:line="252" w:lineRule="auto"/>
      </w:pPr>
      <w:r>
        <w:rPr>
          <w:rFonts w:ascii="Calibri" w:eastAsia="Calibri" w:hAnsi="Calibri" w:cs="Calibri"/>
          <w:sz w:val="28"/>
          <w:szCs w:val="28"/>
        </w:rPr>
        <w:t>In questa sezione si specificano gli acronimi e le abbreviazioni utilizzate nel seguito. Essi, infatti, pur essendo di uso comune, potrebbero indurre a interpretazioni personali, quindi potenzialmente diverse da quelle sottintese in questa trattazione.</w:t>
      </w:r>
    </w:p>
    <w:p w14:paraId="6467517C"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PFL: Play For Learn, nome del sistema che verrà sviluppato.</w:t>
      </w:r>
    </w:p>
    <w:p w14:paraId="6AADFA14"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Login: Operazione che consente di autenticarsi al sistema.</w:t>
      </w:r>
    </w:p>
    <w:p w14:paraId="2F5FD105"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Logout: Operazione che permette di uscire dal sistema.</w:t>
      </w:r>
    </w:p>
    <w:p w14:paraId="09E27B0C"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Alunno: Utente del sistema.</w:t>
      </w:r>
    </w:p>
    <w:p w14:paraId="509720BF"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Insegnante: Amministratore del sistema.</w:t>
      </w:r>
    </w:p>
    <w:p w14:paraId="50D031BA"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UI: user interface;</w:t>
      </w:r>
    </w:p>
    <w:p w14:paraId="5E108D73"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UX: user experience.</w:t>
      </w:r>
    </w:p>
    <w:p w14:paraId="3C0F6FA9"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APK : Android Package.</w:t>
      </w:r>
    </w:p>
    <w:p w14:paraId="373B7C0A"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UML: Unified Modeling Language.</w:t>
      </w:r>
    </w:p>
    <w:p w14:paraId="001256B7"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SC: scenario.</w:t>
      </w:r>
    </w:p>
    <w:p w14:paraId="5A955E1B"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UC: use case.</w:t>
      </w:r>
    </w:p>
    <w:p w14:paraId="2F48116B" w14:textId="77777777" w:rsidR="00453C8C" w:rsidRDefault="006B10E1">
      <w:pPr>
        <w:keepNext/>
        <w:numPr>
          <w:ilvl w:val="0"/>
          <w:numId w:val="6"/>
        </w:numPr>
        <w:spacing w:line="252" w:lineRule="auto"/>
        <w:ind w:hanging="360"/>
        <w:contextualSpacing/>
        <w:rPr>
          <w:sz w:val="28"/>
          <w:szCs w:val="28"/>
        </w:rPr>
      </w:pPr>
      <w:r>
        <w:rPr>
          <w:rFonts w:ascii="Calibri" w:eastAsia="Calibri" w:hAnsi="Calibri" w:cs="Calibri"/>
          <w:sz w:val="28"/>
          <w:szCs w:val="28"/>
        </w:rPr>
        <w:t>App: Applicazione.</w:t>
      </w:r>
    </w:p>
    <w:p w14:paraId="7AD114A7" w14:textId="77777777" w:rsidR="00453C8C" w:rsidRDefault="006B10E1">
      <w:pPr>
        <w:keepNext/>
        <w:numPr>
          <w:ilvl w:val="0"/>
          <w:numId w:val="6"/>
        </w:numPr>
        <w:spacing w:line="252" w:lineRule="auto"/>
        <w:ind w:hanging="360"/>
        <w:contextualSpacing/>
        <w:rPr>
          <w:rFonts w:ascii="Calibri" w:eastAsia="Calibri" w:hAnsi="Calibri" w:cs="Calibri"/>
          <w:sz w:val="28"/>
          <w:szCs w:val="28"/>
        </w:rPr>
      </w:pPr>
      <w:r>
        <w:rPr>
          <w:rFonts w:ascii="Calibri" w:eastAsia="Calibri" w:hAnsi="Calibri" w:cs="Calibri"/>
          <w:sz w:val="28"/>
          <w:szCs w:val="28"/>
        </w:rPr>
        <w:t>CD: Class Diagram</w:t>
      </w:r>
    </w:p>
    <w:p w14:paraId="42124241" w14:textId="77777777" w:rsidR="00453C8C" w:rsidRDefault="00453C8C">
      <w:pPr>
        <w:keepNext/>
        <w:spacing w:line="252" w:lineRule="auto"/>
        <w:rPr>
          <w:rFonts w:ascii="Calibri" w:eastAsia="Calibri" w:hAnsi="Calibri" w:cs="Calibri"/>
          <w:b/>
          <w:sz w:val="40"/>
          <w:szCs w:val="40"/>
        </w:rPr>
      </w:pPr>
    </w:p>
    <w:p w14:paraId="51848D8E" w14:textId="77777777" w:rsidR="00453C8C" w:rsidRDefault="006B10E1">
      <w:pPr>
        <w:keepNext/>
        <w:numPr>
          <w:ilvl w:val="1"/>
          <w:numId w:val="10"/>
        </w:numPr>
        <w:spacing w:line="252" w:lineRule="auto"/>
        <w:ind w:left="555" w:firstLine="570"/>
        <w:contextualSpacing/>
        <w:rPr>
          <w:rFonts w:ascii="Calibri" w:eastAsia="Calibri" w:hAnsi="Calibri" w:cs="Calibri"/>
        </w:rPr>
      </w:pPr>
      <w:r>
        <w:rPr>
          <w:rFonts w:ascii="Calibri" w:eastAsia="Calibri" w:hAnsi="Calibri" w:cs="Calibri"/>
          <w:b/>
          <w:sz w:val="40"/>
          <w:szCs w:val="40"/>
        </w:rPr>
        <w:t>Riferimenti</w:t>
      </w:r>
    </w:p>
    <w:p w14:paraId="65376789" w14:textId="77777777" w:rsidR="00453C8C" w:rsidRDefault="006B10E1">
      <w:pPr>
        <w:keepNext/>
        <w:spacing w:after="160" w:line="252" w:lineRule="auto"/>
      </w:pPr>
      <w:r>
        <w:rPr>
          <w:rFonts w:ascii="Calibri" w:eastAsia="Calibri" w:hAnsi="Calibri" w:cs="Calibri"/>
          <w:sz w:val="28"/>
          <w:szCs w:val="28"/>
        </w:rPr>
        <w:t>Per la realizzazione del sistema sono stati utilizzati i seguenti materiali di riferimento:</w:t>
      </w:r>
    </w:p>
    <w:p w14:paraId="198BE2A4" w14:textId="77777777" w:rsidR="00453C8C" w:rsidRDefault="006B10E1">
      <w:pPr>
        <w:keepNext/>
        <w:numPr>
          <w:ilvl w:val="0"/>
          <w:numId w:val="1"/>
        </w:numPr>
        <w:spacing w:line="252" w:lineRule="auto"/>
        <w:ind w:hanging="360"/>
        <w:contextualSpacing/>
        <w:rPr>
          <w:sz w:val="28"/>
          <w:szCs w:val="28"/>
        </w:rPr>
      </w:pPr>
      <w:r>
        <w:rPr>
          <w:rFonts w:ascii="Calibri" w:eastAsia="Calibri" w:hAnsi="Calibri" w:cs="Calibri"/>
          <w:sz w:val="28"/>
          <w:szCs w:val="28"/>
        </w:rPr>
        <w:t xml:space="preserve">Android guida: </w:t>
      </w:r>
      <w:r w:rsidR="00FE0B80">
        <w:fldChar w:fldCharType="begin"/>
      </w:r>
      <w:r w:rsidR="00FE0B80">
        <w:instrText xml:space="preserve"> HYPERLINK "about:blank" \h </w:instrText>
      </w:r>
      <w:r w:rsidR="00FE0B80">
        <w:fldChar w:fldCharType="separate"/>
      </w:r>
      <w:r>
        <w:rPr>
          <w:rFonts w:ascii="Calibri" w:eastAsia="Calibri" w:hAnsi="Calibri" w:cs="Calibri"/>
          <w:sz w:val="28"/>
          <w:szCs w:val="28"/>
          <w:u w:val="single"/>
        </w:rPr>
        <w:t>https://developer.android.com/index.html</w:t>
      </w:r>
      <w:r w:rsidR="00FE0B80">
        <w:rPr>
          <w:rFonts w:ascii="Calibri" w:eastAsia="Calibri" w:hAnsi="Calibri" w:cs="Calibri"/>
          <w:sz w:val="28"/>
          <w:szCs w:val="28"/>
          <w:u w:val="single"/>
        </w:rPr>
        <w:fldChar w:fldCharType="end"/>
      </w:r>
      <w:r w:rsidR="00FE0B80">
        <w:fldChar w:fldCharType="begin"/>
      </w:r>
      <w:r w:rsidR="00FE0B80">
        <w:instrText xml:space="preserve"> HYPERLINK "about:blank" \h </w:instrText>
      </w:r>
      <w:r w:rsidR="00FE0B80">
        <w:fldChar w:fldCharType="separate"/>
      </w:r>
      <w:r w:rsidR="00FE0B80">
        <w:fldChar w:fldCharType="end"/>
      </w:r>
    </w:p>
    <w:p w14:paraId="26826853" w14:textId="77777777" w:rsidR="00453C8C" w:rsidRPr="006B10E1" w:rsidRDefault="00FE0B80">
      <w:pPr>
        <w:keepNext/>
        <w:numPr>
          <w:ilvl w:val="0"/>
          <w:numId w:val="1"/>
        </w:numPr>
        <w:spacing w:line="252" w:lineRule="auto"/>
        <w:ind w:hanging="360"/>
        <w:contextualSpacing/>
        <w:rPr>
          <w:sz w:val="28"/>
          <w:szCs w:val="28"/>
          <w:lang w:val="en-US"/>
        </w:rPr>
      </w:pPr>
      <w:r>
        <w:lastRenderedPageBreak/>
        <w:fldChar w:fldCharType="begin"/>
      </w:r>
      <w:r w:rsidRPr="00FE0B80">
        <w:rPr>
          <w:lang w:val="en-US"/>
        </w:rPr>
        <w:instrText xml:space="preserve"> HYPERLINK "about:blank" \h </w:instrText>
      </w:r>
      <w:r>
        <w:fldChar w:fldCharType="separate"/>
      </w:r>
      <w:r w:rsidR="006B10E1" w:rsidRPr="006B10E1">
        <w:rPr>
          <w:rFonts w:ascii="Calibri" w:eastAsia="Calibri" w:hAnsi="Calibri" w:cs="Calibri"/>
          <w:sz w:val="28"/>
          <w:szCs w:val="28"/>
          <w:shd w:val="clear" w:color="auto" w:fill="F3F3F3"/>
          <w:lang w:val="en-US"/>
        </w:rPr>
        <w:t>Android Programming: The Big Nerd Ranch Guide</w:t>
      </w:r>
      <w:r>
        <w:rPr>
          <w:rFonts w:ascii="Calibri" w:eastAsia="Calibri" w:hAnsi="Calibri" w:cs="Calibri"/>
          <w:sz w:val="28"/>
          <w:szCs w:val="28"/>
          <w:shd w:val="clear" w:color="auto" w:fill="F3F3F3"/>
          <w:lang w:val="en-US"/>
        </w:rPr>
        <w:fldChar w:fldCharType="end"/>
      </w:r>
      <w:r w:rsidR="006B10E1" w:rsidRPr="006B10E1">
        <w:rPr>
          <w:rFonts w:ascii="Calibri" w:eastAsia="Calibri" w:hAnsi="Calibri" w:cs="Calibri"/>
          <w:sz w:val="28"/>
          <w:szCs w:val="28"/>
          <w:lang w:val="en-US"/>
        </w:rPr>
        <w:t>: http://www.bignerdranch.com/we-write/android-programming.html</w:t>
      </w:r>
    </w:p>
    <w:p w14:paraId="73E8FB36" w14:textId="77777777" w:rsidR="00453C8C" w:rsidRPr="006B10E1" w:rsidRDefault="006B10E1">
      <w:pPr>
        <w:keepNext/>
        <w:numPr>
          <w:ilvl w:val="0"/>
          <w:numId w:val="1"/>
        </w:numPr>
        <w:spacing w:line="252" w:lineRule="auto"/>
        <w:ind w:hanging="360"/>
        <w:contextualSpacing/>
        <w:rPr>
          <w:sz w:val="28"/>
          <w:szCs w:val="28"/>
          <w:lang w:val="en-US"/>
        </w:rPr>
      </w:pPr>
      <w:proofErr w:type="spellStart"/>
      <w:r w:rsidRPr="006B10E1">
        <w:rPr>
          <w:rFonts w:ascii="Calibri" w:eastAsia="Calibri" w:hAnsi="Calibri" w:cs="Calibri"/>
          <w:sz w:val="28"/>
          <w:szCs w:val="28"/>
          <w:lang w:val="en-US"/>
        </w:rPr>
        <w:t>B.Bruegge</w:t>
      </w:r>
      <w:proofErr w:type="spellEnd"/>
      <w:r w:rsidRPr="006B10E1">
        <w:rPr>
          <w:rFonts w:ascii="Calibri" w:eastAsia="Calibri" w:hAnsi="Calibri" w:cs="Calibri"/>
          <w:sz w:val="28"/>
          <w:szCs w:val="28"/>
          <w:lang w:val="en-US"/>
        </w:rPr>
        <w:t xml:space="preserve">, A.H. </w:t>
      </w:r>
      <w:proofErr w:type="spellStart"/>
      <w:r w:rsidRPr="006B10E1">
        <w:rPr>
          <w:rFonts w:ascii="Calibri" w:eastAsia="Calibri" w:hAnsi="Calibri" w:cs="Calibri"/>
          <w:sz w:val="28"/>
          <w:szCs w:val="28"/>
          <w:lang w:val="en-US"/>
        </w:rPr>
        <w:t>Dutoit</w:t>
      </w:r>
      <w:proofErr w:type="spellEnd"/>
      <w:r w:rsidRPr="006B10E1">
        <w:rPr>
          <w:rFonts w:ascii="Calibri" w:eastAsia="Calibri" w:hAnsi="Calibri" w:cs="Calibri"/>
          <w:sz w:val="28"/>
          <w:szCs w:val="28"/>
          <w:lang w:val="en-US"/>
        </w:rPr>
        <w:t>, Object Oriented Software Engineering - Using UML, Patterns and Java, Prentice Hall, 3rd edition, 2009</w:t>
      </w:r>
    </w:p>
    <w:p w14:paraId="4BFA3643" w14:textId="77777777" w:rsidR="00453C8C" w:rsidRPr="006B10E1" w:rsidRDefault="00453C8C">
      <w:pPr>
        <w:keepNext/>
        <w:spacing w:line="252" w:lineRule="auto"/>
        <w:rPr>
          <w:rFonts w:ascii="Calibri" w:eastAsia="Calibri" w:hAnsi="Calibri" w:cs="Calibri"/>
          <w:b/>
          <w:sz w:val="40"/>
          <w:szCs w:val="40"/>
          <w:lang w:val="en-US"/>
        </w:rPr>
      </w:pPr>
    </w:p>
    <w:p w14:paraId="590074B1" w14:textId="77777777" w:rsidR="00453C8C" w:rsidRDefault="006B10E1">
      <w:pPr>
        <w:keepNext/>
        <w:numPr>
          <w:ilvl w:val="1"/>
          <w:numId w:val="10"/>
        </w:numPr>
        <w:spacing w:line="252" w:lineRule="auto"/>
        <w:ind w:left="555" w:firstLine="570"/>
        <w:contextualSpacing/>
        <w:rPr>
          <w:rFonts w:ascii="Calibri" w:eastAsia="Calibri" w:hAnsi="Calibri" w:cs="Calibri"/>
        </w:rPr>
      </w:pPr>
      <w:r w:rsidRPr="006B10E1">
        <w:rPr>
          <w:rFonts w:ascii="Calibri" w:eastAsia="Calibri" w:hAnsi="Calibri" w:cs="Calibri"/>
          <w:b/>
          <w:sz w:val="40"/>
          <w:szCs w:val="40"/>
          <w:lang w:val="en-US"/>
        </w:rPr>
        <w:t xml:space="preserve"> </w:t>
      </w:r>
      <w:r>
        <w:rPr>
          <w:rFonts w:ascii="Calibri" w:eastAsia="Calibri" w:hAnsi="Calibri" w:cs="Calibri"/>
          <w:b/>
          <w:sz w:val="40"/>
          <w:szCs w:val="40"/>
        </w:rPr>
        <w:t xml:space="preserve">Panoramica </w:t>
      </w:r>
    </w:p>
    <w:p w14:paraId="018987AA" w14:textId="77777777" w:rsidR="00453C8C" w:rsidRDefault="006B10E1">
      <w:pPr>
        <w:keepNext/>
        <w:spacing w:after="160" w:line="252" w:lineRule="auto"/>
      </w:pPr>
      <w:r>
        <w:rPr>
          <w:rFonts w:ascii="Calibri" w:eastAsia="Calibri" w:hAnsi="Calibri" w:cs="Calibri"/>
          <w:b/>
          <w:sz w:val="28"/>
          <w:szCs w:val="28"/>
        </w:rPr>
        <w:t xml:space="preserve">PFL </w:t>
      </w:r>
      <w:r>
        <w:rPr>
          <w:rFonts w:ascii="Calibri" w:eastAsia="Calibri" w:hAnsi="Calibri" w:cs="Calibri"/>
          <w:sz w:val="28"/>
          <w:szCs w:val="28"/>
        </w:rPr>
        <w:t>è un’applicazione che verrà utilizzata per le esercitazioni scolastiche.</w:t>
      </w:r>
      <w:r>
        <w:rPr>
          <w:rFonts w:ascii="Calibri" w:eastAsia="Calibri" w:hAnsi="Calibri" w:cs="Calibri"/>
          <w:sz w:val="28"/>
          <w:szCs w:val="28"/>
        </w:rPr>
        <w:br/>
        <w:t>Il sistema deve consentire:</w:t>
      </w:r>
    </w:p>
    <w:p w14:paraId="142644AD" w14:textId="77777777" w:rsidR="00453C8C" w:rsidRDefault="006B10E1">
      <w:pPr>
        <w:keepNext/>
        <w:numPr>
          <w:ilvl w:val="0"/>
          <w:numId w:val="9"/>
        </w:numPr>
        <w:spacing w:line="252" w:lineRule="auto"/>
        <w:ind w:hanging="360"/>
        <w:contextualSpacing/>
        <w:rPr>
          <w:sz w:val="28"/>
          <w:szCs w:val="28"/>
        </w:rPr>
      </w:pPr>
      <w:r>
        <w:rPr>
          <w:rFonts w:ascii="Calibri" w:eastAsia="Calibri" w:hAnsi="Calibri" w:cs="Calibri"/>
          <w:sz w:val="28"/>
          <w:szCs w:val="28"/>
        </w:rPr>
        <w:t>La registrazione degli alunni;</w:t>
      </w:r>
    </w:p>
    <w:p w14:paraId="1B255201" w14:textId="77777777" w:rsidR="00453C8C" w:rsidRDefault="006B10E1">
      <w:pPr>
        <w:keepNext/>
        <w:numPr>
          <w:ilvl w:val="0"/>
          <w:numId w:val="9"/>
        </w:numPr>
        <w:spacing w:line="252" w:lineRule="auto"/>
        <w:ind w:hanging="360"/>
        <w:contextualSpacing/>
        <w:rPr>
          <w:sz w:val="28"/>
          <w:szCs w:val="28"/>
        </w:rPr>
      </w:pPr>
      <w:r>
        <w:rPr>
          <w:rFonts w:ascii="Calibri" w:eastAsia="Calibri" w:hAnsi="Calibri" w:cs="Calibri"/>
          <w:sz w:val="28"/>
          <w:szCs w:val="28"/>
        </w:rPr>
        <w:t>visualizzazione dei giochi disponibili;</w:t>
      </w:r>
    </w:p>
    <w:p w14:paraId="01C7B557" w14:textId="77777777" w:rsidR="00453C8C" w:rsidRDefault="006B10E1">
      <w:pPr>
        <w:keepNext/>
        <w:numPr>
          <w:ilvl w:val="0"/>
          <w:numId w:val="9"/>
        </w:numPr>
        <w:spacing w:line="252" w:lineRule="auto"/>
        <w:ind w:hanging="360"/>
        <w:contextualSpacing/>
        <w:rPr>
          <w:sz w:val="28"/>
          <w:szCs w:val="28"/>
        </w:rPr>
      </w:pPr>
      <w:r>
        <w:rPr>
          <w:rFonts w:ascii="Calibri" w:eastAsia="Calibri" w:hAnsi="Calibri" w:cs="Calibri"/>
          <w:sz w:val="28"/>
          <w:szCs w:val="28"/>
        </w:rPr>
        <w:t>l’esecuzione dei giochi;</w:t>
      </w:r>
    </w:p>
    <w:p w14:paraId="65847294" w14:textId="77777777" w:rsidR="00453C8C" w:rsidRDefault="006B10E1">
      <w:pPr>
        <w:keepNext/>
        <w:numPr>
          <w:ilvl w:val="0"/>
          <w:numId w:val="9"/>
        </w:numPr>
        <w:spacing w:line="252" w:lineRule="auto"/>
        <w:ind w:hanging="360"/>
        <w:contextualSpacing/>
        <w:rPr>
          <w:sz w:val="28"/>
          <w:szCs w:val="28"/>
        </w:rPr>
      </w:pPr>
      <w:r>
        <w:rPr>
          <w:rFonts w:ascii="Calibri" w:eastAsia="Calibri" w:hAnsi="Calibri" w:cs="Calibri"/>
          <w:sz w:val="28"/>
          <w:szCs w:val="28"/>
        </w:rPr>
        <w:t>visualizzazione dei record ottenuti;</w:t>
      </w:r>
    </w:p>
    <w:p w14:paraId="252C8128" w14:textId="77777777" w:rsidR="00453C8C" w:rsidRDefault="006B10E1">
      <w:pPr>
        <w:keepNext/>
        <w:numPr>
          <w:ilvl w:val="0"/>
          <w:numId w:val="9"/>
        </w:numPr>
        <w:spacing w:line="252" w:lineRule="auto"/>
        <w:ind w:hanging="360"/>
        <w:contextualSpacing/>
        <w:rPr>
          <w:sz w:val="28"/>
          <w:szCs w:val="28"/>
        </w:rPr>
      </w:pPr>
      <w:r>
        <w:rPr>
          <w:rFonts w:ascii="Calibri" w:eastAsia="Calibri" w:hAnsi="Calibri" w:cs="Calibri"/>
          <w:sz w:val="28"/>
          <w:szCs w:val="28"/>
        </w:rPr>
        <w:t>visualizzazione della top10;</w:t>
      </w:r>
    </w:p>
    <w:p w14:paraId="3763A51D" w14:textId="77777777" w:rsidR="00453C8C" w:rsidRDefault="006B10E1">
      <w:pPr>
        <w:keepNext/>
        <w:numPr>
          <w:ilvl w:val="0"/>
          <w:numId w:val="9"/>
        </w:numPr>
        <w:spacing w:line="252" w:lineRule="auto"/>
        <w:ind w:hanging="360"/>
        <w:contextualSpacing/>
        <w:rPr>
          <w:sz w:val="28"/>
          <w:szCs w:val="28"/>
        </w:rPr>
      </w:pPr>
      <w:r>
        <w:rPr>
          <w:rFonts w:ascii="Calibri" w:eastAsia="Calibri" w:hAnsi="Calibri" w:cs="Calibri"/>
          <w:sz w:val="28"/>
          <w:szCs w:val="28"/>
        </w:rPr>
        <w:t>visualizzazione della guida.</w:t>
      </w:r>
    </w:p>
    <w:p w14:paraId="04C20B40" w14:textId="77777777" w:rsidR="00453C8C" w:rsidRDefault="006B10E1">
      <w:pPr>
        <w:keepNext/>
        <w:spacing w:after="160" w:line="252" w:lineRule="auto"/>
        <w:rPr>
          <w:rFonts w:ascii="Calibri" w:eastAsia="Calibri" w:hAnsi="Calibri" w:cs="Calibri"/>
          <w:sz w:val="28"/>
          <w:szCs w:val="28"/>
        </w:rPr>
      </w:pPr>
      <w:r>
        <w:rPr>
          <w:rFonts w:ascii="Calibri" w:eastAsia="Calibri" w:hAnsi="Calibri" w:cs="Calibri"/>
          <w:sz w:val="28"/>
          <w:szCs w:val="28"/>
        </w:rPr>
        <w:t xml:space="preserve">Il sistema presenta un’interfaccia molto colorata, semplice e intuitiva, con icone che rispecchiano la tipologia di gioco, in modo che sia l’Amministratore che l’Utente possano usufruire al meglio delle funzionalità offerte dall’applicazione. </w:t>
      </w:r>
    </w:p>
    <w:p w14:paraId="23365531" w14:textId="77777777" w:rsidR="00453C8C" w:rsidRDefault="00453C8C">
      <w:pPr>
        <w:keepNext/>
        <w:spacing w:line="252" w:lineRule="auto"/>
        <w:ind w:left="555" w:firstLine="570"/>
        <w:rPr>
          <w:rFonts w:ascii="Calibri" w:eastAsia="Calibri" w:hAnsi="Calibri" w:cs="Calibri"/>
          <w:b/>
          <w:sz w:val="40"/>
          <w:szCs w:val="40"/>
        </w:rPr>
      </w:pPr>
    </w:p>
    <w:p w14:paraId="766F0274" w14:textId="77777777" w:rsidR="00453C8C" w:rsidRDefault="006B10E1">
      <w:pPr>
        <w:keepNext/>
        <w:numPr>
          <w:ilvl w:val="0"/>
          <w:numId w:val="10"/>
        </w:numPr>
        <w:spacing w:after="160" w:line="252" w:lineRule="auto"/>
        <w:ind w:left="1125" w:hanging="570"/>
        <w:contextualSpacing/>
        <w:rPr>
          <w:rFonts w:ascii="Calibri" w:eastAsia="Calibri" w:hAnsi="Calibri" w:cs="Calibri"/>
          <w:b/>
        </w:rPr>
      </w:pPr>
      <w:r>
        <w:rPr>
          <w:rFonts w:ascii="Calibri" w:eastAsia="Calibri" w:hAnsi="Calibri" w:cs="Calibri"/>
          <w:b/>
          <w:sz w:val="48"/>
          <w:szCs w:val="48"/>
        </w:rPr>
        <w:t>Sistema corrente</w:t>
      </w:r>
    </w:p>
    <w:p w14:paraId="1BBE0B30" w14:textId="77777777" w:rsidR="00453C8C" w:rsidRDefault="006B10E1">
      <w:pPr>
        <w:keepNext/>
        <w:spacing w:after="160" w:line="252" w:lineRule="auto"/>
        <w:rPr>
          <w:rFonts w:ascii="Calibri" w:eastAsia="Calibri" w:hAnsi="Calibri" w:cs="Calibri"/>
          <w:b/>
          <w:sz w:val="48"/>
          <w:szCs w:val="48"/>
        </w:rPr>
      </w:pPr>
      <w:r>
        <w:rPr>
          <w:rFonts w:ascii="Calibri" w:eastAsia="Calibri" w:hAnsi="Calibri" w:cs="Calibri"/>
          <w:sz w:val="28"/>
          <w:szCs w:val="28"/>
        </w:rPr>
        <w:t>Lo sviluppo di PFL comincia da zero e quindi non esiste nessun sistema corrente.</w:t>
      </w:r>
    </w:p>
    <w:p w14:paraId="64BFEB67" w14:textId="77777777" w:rsidR="00453C8C" w:rsidRDefault="006B10E1">
      <w:pPr>
        <w:keepNext/>
        <w:numPr>
          <w:ilvl w:val="0"/>
          <w:numId w:val="10"/>
        </w:numPr>
        <w:spacing w:after="160" w:line="252" w:lineRule="auto"/>
        <w:ind w:left="1125" w:hanging="570"/>
        <w:contextualSpacing/>
        <w:rPr>
          <w:rFonts w:ascii="Calibri" w:eastAsia="Calibri" w:hAnsi="Calibri" w:cs="Calibri"/>
          <w:b/>
          <w:sz w:val="48"/>
          <w:szCs w:val="48"/>
        </w:rPr>
      </w:pPr>
      <w:r>
        <w:rPr>
          <w:rFonts w:ascii="Calibri" w:eastAsia="Calibri" w:hAnsi="Calibri" w:cs="Calibri"/>
          <w:b/>
          <w:sz w:val="48"/>
          <w:szCs w:val="48"/>
        </w:rPr>
        <w:t>Sistema proposto</w:t>
      </w:r>
    </w:p>
    <w:p w14:paraId="31B6CCC0" w14:textId="77777777" w:rsidR="00453C8C" w:rsidRDefault="006B10E1">
      <w:pPr>
        <w:keepNext/>
        <w:numPr>
          <w:ilvl w:val="1"/>
          <w:numId w:val="10"/>
        </w:numPr>
        <w:spacing w:after="160" w:line="252" w:lineRule="auto"/>
        <w:ind w:left="555" w:firstLine="855"/>
        <w:contextualSpacing/>
        <w:rPr>
          <w:rFonts w:ascii="Calibri" w:eastAsia="Calibri" w:hAnsi="Calibri" w:cs="Calibri"/>
        </w:rPr>
      </w:pPr>
      <w:r>
        <w:rPr>
          <w:rFonts w:ascii="Calibri" w:eastAsia="Calibri" w:hAnsi="Calibri" w:cs="Calibri"/>
          <w:b/>
          <w:sz w:val="44"/>
          <w:szCs w:val="44"/>
        </w:rPr>
        <w:t>Panoramica del sistema</w:t>
      </w:r>
    </w:p>
    <w:p w14:paraId="4CD99EAB" w14:textId="77777777" w:rsidR="00453C8C" w:rsidRDefault="006B10E1">
      <w:pPr>
        <w:keepNext/>
        <w:spacing w:after="160" w:line="252" w:lineRule="auto"/>
      </w:pPr>
      <w:r w:rsidRPr="006B10E1">
        <w:rPr>
          <w:rFonts w:ascii="Calibri" w:eastAsia="Calibri" w:hAnsi="Calibri" w:cs="Calibri"/>
          <w:b/>
          <w:sz w:val="28"/>
          <w:szCs w:val="28"/>
          <w:lang w:val="en-US"/>
        </w:rPr>
        <w:t xml:space="preserve">Play </w:t>
      </w:r>
      <w:proofErr w:type="gramStart"/>
      <w:r w:rsidRPr="006B10E1">
        <w:rPr>
          <w:rFonts w:ascii="Calibri" w:eastAsia="Calibri" w:hAnsi="Calibri" w:cs="Calibri"/>
          <w:b/>
          <w:sz w:val="28"/>
          <w:szCs w:val="28"/>
          <w:lang w:val="en-US"/>
        </w:rPr>
        <w:t>For</w:t>
      </w:r>
      <w:proofErr w:type="gramEnd"/>
      <w:r w:rsidRPr="006B10E1">
        <w:rPr>
          <w:rFonts w:ascii="Calibri" w:eastAsia="Calibri" w:hAnsi="Calibri" w:cs="Calibri"/>
          <w:b/>
          <w:sz w:val="28"/>
          <w:szCs w:val="28"/>
          <w:lang w:val="en-US"/>
        </w:rPr>
        <w:t xml:space="preserve"> Learn</w:t>
      </w:r>
      <w:r w:rsidRPr="006B10E1">
        <w:rPr>
          <w:rFonts w:ascii="Calibri" w:eastAsia="Calibri" w:hAnsi="Calibri" w:cs="Calibri"/>
          <w:sz w:val="28"/>
          <w:szCs w:val="28"/>
          <w:lang w:val="en-US"/>
        </w:rPr>
        <w:t xml:space="preserve"> è un </w:t>
      </w:r>
      <w:proofErr w:type="spellStart"/>
      <w:r w:rsidRPr="006B10E1">
        <w:rPr>
          <w:rFonts w:ascii="Calibri" w:eastAsia="Calibri" w:hAnsi="Calibri" w:cs="Calibri"/>
          <w:sz w:val="28"/>
          <w:szCs w:val="28"/>
          <w:lang w:val="en-US"/>
        </w:rPr>
        <w:t>sistema</w:t>
      </w:r>
      <w:proofErr w:type="spellEnd"/>
      <w:r w:rsidRPr="006B10E1">
        <w:rPr>
          <w:rFonts w:ascii="Calibri" w:eastAsia="Calibri" w:hAnsi="Calibri" w:cs="Calibri"/>
          <w:sz w:val="28"/>
          <w:szCs w:val="28"/>
          <w:lang w:val="en-US"/>
        </w:rPr>
        <w:t xml:space="preserve"> Greenfield Engineering.</w:t>
      </w:r>
      <w:r w:rsidRPr="006B10E1">
        <w:rPr>
          <w:rFonts w:ascii="Calibri" w:eastAsia="Calibri" w:hAnsi="Calibri" w:cs="Calibri"/>
          <w:sz w:val="28"/>
          <w:szCs w:val="28"/>
          <w:lang w:val="en-US"/>
        </w:rPr>
        <w:br/>
      </w:r>
      <w:r>
        <w:rPr>
          <w:rFonts w:ascii="Calibri" w:eastAsia="Calibri" w:hAnsi="Calibri" w:cs="Calibri"/>
          <w:sz w:val="28"/>
          <w:szCs w:val="28"/>
        </w:rPr>
        <w:t xml:space="preserve">E’ un software che nasce per dare supporto agli insegnanti, proponendo dei giochi integrativi e didatticamente utili. </w:t>
      </w:r>
      <w:r>
        <w:rPr>
          <w:rFonts w:ascii="Calibri" w:eastAsia="Calibri" w:hAnsi="Calibri" w:cs="Calibri"/>
          <w:sz w:val="28"/>
          <w:szCs w:val="28"/>
        </w:rPr>
        <w:br/>
        <w:t>Il sistema ha due tipologie di utenti:</w:t>
      </w:r>
    </w:p>
    <w:p w14:paraId="53A8D372" w14:textId="77777777" w:rsidR="00453C8C" w:rsidRDefault="006B10E1">
      <w:pPr>
        <w:keepNext/>
        <w:numPr>
          <w:ilvl w:val="0"/>
          <w:numId w:val="11"/>
        </w:numPr>
        <w:spacing w:line="252" w:lineRule="auto"/>
        <w:ind w:hanging="360"/>
        <w:contextualSpacing/>
        <w:rPr>
          <w:sz w:val="28"/>
          <w:szCs w:val="28"/>
        </w:rPr>
      </w:pPr>
      <w:r>
        <w:rPr>
          <w:rFonts w:ascii="Calibri" w:eastAsia="Calibri" w:hAnsi="Calibri" w:cs="Calibri"/>
          <w:sz w:val="28"/>
          <w:szCs w:val="28"/>
        </w:rPr>
        <w:t>Alunno;</w:t>
      </w:r>
    </w:p>
    <w:p w14:paraId="0EC4A7A4" w14:textId="77777777" w:rsidR="00453C8C" w:rsidRDefault="006B10E1">
      <w:pPr>
        <w:keepNext/>
        <w:numPr>
          <w:ilvl w:val="0"/>
          <w:numId w:val="11"/>
        </w:numPr>
        <w:spacing w:line="252" w:lineRule="auto"/>
        <w:ind w:hanging="360"/>
        <w:contextualSpacing/>
        <w:rPr>
          <w:sz w:val="28"/>
          <w:szCs w:val="28"/>
        </w:rPr>
      </w:pPr>
      <w:r>
        <w:rPr>
          <w:rFonts w:ascii="Calibri" w:eastAsia="Calibri" w:hAnsi="Calibri" w:cs="Calibri"/>
          <w:sz w:val="28"/>
          <w:szCs w:val="28"/>
        </w:rPr>
        <w:t>Insegnante.</w:t>
      </w:r>
    </w:p>
    <w:p w14:paraId="295FEF49" w14:textId="77777777" w:rsidR="00453C8C" w:rsidRDefault="006B10E1">
      <w:pPr>
        <w:keepNext/>
        <w:spacing w:after="160" w:line="252" w:lineRule="auto"/>
      </w:pPr>
      <w:r>
        <w:rPr>
          <w:rFonts w:ascii="Calibri" w:eastAsia="Calibri" w:hAnsi="Calibri" w:cs="Calibri"/>
          <w:sz w:val="28"/>
          <w:szCs w:val="28"/>
        </w:rPr>
        <w:t xml:space="preserve">L’utente Alunno quando accede all’applicazione può avere accesso solo agli esercizi relativi alla sua classe o alle classi precedenti, ad esempio un bambino che frequenta la seconda elementare può avere accesso ad esercizi della prima e della seconda elementare. </w:t>
      </w:r>
      <w:r>
        <w:rPr>
          <w:rFonts w:ascii="Calibri" w:eastAsia="Calibri" w:hAnsi="Calibri" w:cs="Calibri"/>
          <w:sz w:val="28"/>
          <w:szCs w:val="28"/>
        </w:rPr>
        <w:br/>
      </w:r>
      <w:r>
        <w:rPr>
          <w:rFonts w:ascii="Calibri" w:eastAsia="Calibri" w:hAnsi="Calibri" w:cs="Calibri"/>
          <w:sz w:val="28"/>
          <w:szCs w:val="28"/>
        </w:rPr>
        <w:lastRenderedPageBreak/>
        <w:t>E’ possibile scegliere un gioco in base alla materia.</w:t>
      </w:r>
      <w:r>
        <w:rPr>
          <w:rFonts w:ascii="Calibri" w:eastAsia="Calibri" w:hAnsi="Calibri" w:cs="Calibri"/>
          <w:sz w:val="28"/>
          <w:szCs w:val="28"/>
        </w:rPr>
        <w:br/>
        <w:t xml:space="preserve">Il salvataggio dei record viene effettuato alla fine della partita, il record personale è riferito alla materia. La top-10 contiene i record dei migliori 10. </w:t>
      </w:r>
      <w:r>
        <w:rPr>
          <w:rFonts w:ascii="Calibri" w:eastAsia="Calibri" w:hAnsi="Calibri" w:cs="Calibri"/>
          <w:sz w:val="28"/>
          <w:szCs w:val="28"/>
        </w:rPr>
        <w:br/>
        <w:t>L’utente Insegnante ha accesso alla lista dei propri alunni suddivisi per classe di appartenenza, inoltre può visualizzare la top-10 di ogni classe.</w:t>
      </w:r>
      <w:r>
        <w:rPr>
          <w:rFonts w:ascii="Calibri" w:eastAsia="Calibri" w:hAnsi="Calibri" w:cs="Calibri"/>
          <w:sz w:val="28"/>
          <w:szCs w:val="28"/>
        </w:rPr>
        <w:br/>
        <w:t xml:space="preserve">Ha anche la responsabilità di accettare o rifiutare le richieste di registrazione o eliminazione di account. </w:t>
      </w:r>
    </w:p>
    <w:p w14:paraId="606B798B" w14:textId="77777777" w:rsidR="00453C8C" w:rsidRDefault="006B10E1">
      <w:pPr>
        <w:keepNext/>
        <w:spacing w:after="160" w:line="252" w:lineRule="auto"/>
        <w:rPr>
          <w:rFonts w:ascii="Calibri" w:eastAsia="Calibri" w:hAnsi="Calibri" w:cs="Calibri"/>
          <w:b/>
          <w:sz w:val="40"/>
          <w:szCs w:val="40"/>
        </w:rPr>
      </w:pPr>
      <w:r>
        <w:rPr>
          <w:rFonts w:ascii="Calibri" w:eastAsia="Calibri" w:hAnsi="Calibri" w:cs="Calibri"/>
          <w:sz w:val="28"/>
          <w:szCs w:val="28"/>
        </w:rPr>
        <w:t>Di seguito è mostrato il diagramma degli attori.</w:t>
      </w:r>
      <w:r>
        <w:rPr>
          <w:noProof/>
        </w:rPr>
        <w:drawing>
          <wp:inline distT="114300" distB="114300" distL="114300" distR="114300" wp14:anchorId="78108A17" wp14:editId="2D8E8D84">
            <wp:extent cx="5731200" cy="3213100"/>
            <wp:effectExtent l="0" t="0" r="0" b="0"/>
            <wp:docPr id="14" name="image32.png" descr="diagramma degli attori.png"/>
            <wp:cNvGraphicFramePr/>
            <a:graphic xmlns:a="http://schemas.openxmlformats.org/drawingml/2006/main">
              <a:graphicData uri="http://schemas.openxmlformats.org/drawingml/2006/picture">
                <pic:pic xmlns:pic="http://schemas.openxmlformats.org/drawingml/2006/picture">
                  <pic:nvPicPr>
                    <pic:cNvPr id="0" name="image32.png" descr="diagramma degli attori.pn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14:paraId="1622A1EA" w14:textId="77777777" w:rsidR="00453C8C" w:rsidRDefault="006B10E1">
      <w:pPr>
        <w:keepNext/>
        <w:numPr>
          <w:ilvl w:val="1"/>
          <w:numId w:val="10"/>
        </w:numPr>
        <w:spacing w:after="160" w:line="252" w:lineRule="auto"/>
        <w:ind w:left="420" w:firstLine="990"/>
        <w:contextualSpacing/>
        <w:rPr>
          <w:rFonts w:ascii="Calibri" w:eastAsia="Calibri" w:hAnsi="Calibri" w:cs="Calibri"/>
        </w:rPr>
      </w:pPr>
      <w:r>
        <w:rPr>
          <w:rFonts w:ascii="Calibri" w:eastAsia="Calibri" w:hAnsi="Calibri" w:cs="Calibri"/>
          <w:b/>
          <w:sz w:val="44"/>
          <w:szCs w:val="44"/>
        </w:rPr>
        <w:t>Requisiti Funzionali</w:t>
      </w:r>
      <w:r>
        <w:rPr>
          <w:rFonts w:ascii="Calibri" w:eastAsia="Calibri" w:hAnsi="Calibri" w:cs="Calibri"/>
          <w:b/>
          <w:sz w:val="44"/>
          <w:szCs w:val="44"/>
        </w:rPr>
        <w:br/>
      </w:r>
      <w:r>
        <w:rPr>
          <w:rFonts w:ascii="Calibri" w:eastAsia="Calibri" w:hAnsi="Calibri" w:cs="Calibri"/>
          <w:b/>
          <w:sz w:val="44"/>
          <w:szCs w:val="44"/>
        </w:rPr>
        <w:tab/>
      </w:r>
      <w:r>
        <w:rPr>
          <w:rFonts w:ascii="Calibri" w:eastAsia="Calibri" w:hAnsi="Calibri" w:cs="Calibri"/>
          <w:b/>
          <w:sz w:val="40"/>
          <w:szCs w:val="40"/>
        </w:rPr>
        <w:t>RF 1.0 - Gestione Utenti</w:t>
      </w:r>
      <w:r>
        <w:rPr>
          <w:rFonts w:ascii="Calibri" w:eastAsia="Calibri" w:hAnsi="Calibri" w:cs="Calibri"/>
          <w:b/>
          <w:sz w:val="40"/>
          <w:szCs w:val="40"/>
        </w:rPr>
        <w:br/>
      </w:r>
      <w:r>
        <w:rPr>
          <w:rFonts w:ascii="Calibri" w:eastAsia="Calibri" w:hAnsi="Calibri" w:cs="Calibri"/>
          <w:b/>
          <w:sz w:val="36"/>
          <w:szCs w:val="36"/>
        </w:rPr>
        <w:tab/>
      </w:r>
      <w:r>
        <w:rPr>
          <w:rFonts w:ascii="Calibri" w:eastAsia="Calibri" w:hAnsi="Calibri" w:cs="Calibri"/>
          <w:sz w:val="28"/>
          <w:szCs w:val="28"/>
        </w:rPr>
        <w:t>Il sistema prevede la gestione degli Utenti da parte dell’Amministratore.</w:t>
      </w:r>
    </w:p>
    <w:p w14:paraId="49AA4E5F" w14:textId="77777777" w:rsidR="00453C8C" w:rsidRDefault="006B10E1">
      <w:pPr>
        <w:keepNext/>
        <w:spacing w:after="160" w:line="252" w:lineRule="auto"/>
        <w:ind w:left="1830"/>
        <w:rPr>
          <w:rFonts w:ascii="Calibri" w:eastAsia="Calibri" w:hAnsi="Calibri" w:cs="Calibri"/>
          <w:sz w:val="28"/>
          <w:szCs w:val="28"/>
        </w:rPr>
      </w:pPr>
      <w:r>
        <w:rPr>
          <w:rFonts w:ascii="Calibri" w:eastAsia="Calibri" w:hAnsi="Calibri" w:cs="Calibri"/>
          <w:b/>
          <w:sz w:val="36"/>
          <w:szCs w:val="36"/>
        </w:rPr>
        <w:t>Attore: Utente e Amministratore</w:t>
      </w:r>
      <w:r>
        <w:rPr>
          <w:rFonts w:ascii="Calibri" w:eastAsia="Calibri" w:hAnsi="Calibri" w:cs="Calibri"/>
          <w:b/>
          <w:sz w:val="36"/>
          <w:szCs w:val="36"/>
        </w:rPr>
        <w:br/>
        <w:t>RF 1.1- Registrazione Utente</w:t>
      </w:r>
      <w:r>
        <w:rPr>
          <w:rFonts w:ascii="Calibri" w:eastAsia="Calibri" w:hAnsi="Calibri" w:cs="Calibri"/>
          <w:b/>
          <w:sz w:val="36"/>
          <w:szCs w:val="36"/>
        </w:rPr>
        <w:br/>
      </w:r>
      <w:r>
        <w:rPr>
          <w:rFonts w:ascii="Calibri" w:eastAsia="Calibri" w:hAnsi="Calibri" w:cs="Calibri"/>
          <w:sz w:val="28"/>
          <w:szCs w:val="28"/>
        </w:rPr>
        <w:t>Il sistema consentirà all’Utente di inserire le credenziali per registrarsi all'applicazione.</w:t>
      </w:r>
    </w:p>
    <w:p w14:paraId="258D6D7A" w14:textId="77777777" w:rsidR="00453C8C" w:rsidRDefault="006B10E1">
      <w:pPr>
        <w:keepNext/>
        <w:spacing w:after="160" w:line="252" w:lineRule="auto"/>
        <w:ind w:left="1830"/>
        <w:rPr>
          <w:rFonts w:ascii="Calibri" w:eastAsia="Calibri" w:hAnsi="Calibri" w:cs="Calibri"/>
          <w:sz w:val="28"/>
          <w:szCs w:val="28"/>
        </w:rPr>
      </w:pPr>
      <w:r>
        <w:rPr>
          <w:rFonts w:ascii="Calibri" w:eastAsia="Calibri" w:hAnsi="Calibri" w:cs="Calibri"/>
          <w:b/>
          <w:sz w:val="36"/>
          <w:szCs w:val="36"/>
        </w:rPr>
        <w:t>Attore: Amministratore</w:t>
      </w:r>
      <w:r>
        <w:rPr>
          <w:rFonts w:ascii="Calibri" w:eastAsia="Calibri" w:hAnsi="Calibri" w:cs="Calibri"/>
          <w:b/>
          <w:sz w:val="36"/>
          <w:szCs w:val="36"/>
        </w:rPr>
        <w:br/>
        <w:t>RF 1.2- Accettazione Utente</w:t>
      </w:r>
      <w:r>
        <w:rPr>
          <w:rFonts w:ascii="Calibri" w:eastAsia="Calibri" w:hAnsi="Calibri" w:cs="Calibri"/>
          <w:b/>
          <w:sz w:val="36"/>
          <w:szCs w:val="36"/>
        </w:rPr>
        <w:br/>
      </w:r>
      <w:r>
        <w:rPr>
          <w:rFonts w:ascii="Calibri" w:eastAsia="Calibri" w:hAnsi="Calibri" w:cs="Calibri"/>
          <w:sz w:val="28"/>
          <w:szCs w:val="28"/>
        </w:rPr>
        <w:t>Il sistema garantirà che</w:t>
      </w:r>
      <w:r>
        <w:rPr>
          <w:rFonts w:ascii="Calibri" w:eastAsia="Calibri" w:hAnsi="Calibri" w:cs="Calibri"/>
          <w:b/>
          <w:sz w:val="32"/>
          <w:szCs w:val="32"/>
        </w:rPr>
        <w:t xml:space="preserve"> </w:t>
      </w:r>
      <w:r>
        <w:rPr>
          <w:rFonts w:ascii="Calibri" w:eastAsia="Calibri" w:hAnsi="Calibri" w:cs="Calibri"/>
          <w:sz w:val="28"/>
          <w:szCs w:val="28"/>
        </w:rPr>
        <w:t>tutte le registrazioni non effettuate dall’Amministratore dovranno essere accettate da quest’ultimo.</w:t>
      </w:r>
    </w:p>
    <w:p w14:paraId="3DADA86D" w14:textId="77777777" w:rsidR="00453C8C" w:rsidRDefault="006B10E1">
      <w:pPr>
        <w:keepNext/>
        <w:spacing w:after="160" w:line="252" w:lineRule="auto"/>
        <w:ind w:left="1830"/>
        <w:rPr>
          <w:rFonts w:ascii="Calibri" w:eastAsia="Calibri" w:hAnsi="Calibri" w:cs="Calibri"/>
          <w:sz w:val="28"/>
          <w:szCs w:val="28"/>
        </w:rPr>
      </w:pPr>
      <w:r>
        <w:rPr>
          <w:rFonts w:ascii="Calibri" w:eastAsia="Calibri" w:hAnsi="Calibri" w:cs="Calibri"/>
          <w:b/>
          <w:sz w:val="36"/>
          <w:szCs w:val="36"/>
        </w:rPr>
        <w:lastRenderedPageBreak/>
        <w:t>RF 1.3 -Rimozione Utente</w:t>
      </w:r>
      <w:r>
        <w:rPr>
          <w:rFonts w:ascii="Calibri" w:eastAsia="Calibri" w:hAnsi="Calibri" w:cs="Calibri"/>
          <w:b/>
          <w:sz w:val="36"/>
          <w:szCs w:val="36"/>
        </w:rPr>
        <w:br/>
      </w:r>
      <w:r>
        <w:rPr>
          <w:rFonts w:ascii="Calibri" w:eastAsia="Calibri" w:hAnsi="Calibri" w:cs="Calibri"/>
          <w:sz w:val="28"/>
          <w:szCs w:val="28"/>
        </w:rPr>
        <w:t>Il sistema permette solo all’Amministratore di rimuovere un Utente dal database.</w:t>
      </w:r>
    </w:p>
    <w:p w14:paraId="4A2345E6" w14:textId="77777777" w:rsidR="00453C8C" w:rsidRDefault="00453C8C">
      <w:pPr>
        <w:keepNext/>
        <w:spacing w:after="160" w:line="252" w:lineRule="auto"/>
        <w:ind w:left="2115"/>
        <w:rPr>
          <w:rFonts w:ascii="Calibri" w:eastAsia="Calibri" w:hAnsi="Calibri" w:cs="Calibri"/>
          <w:sz w:val="28"/>
          <w:szCs w:val="28"/>
        </w:rPr>
      </w:pPr>
    </w:p>
    <w:p w14:paraId="463D5C66" w14:textId="77777777" w:rsidR="00453C8C" w:rsidRDefault="006B10E1">
      <w:pPr>
        <w:keepNext/>
        <w:spacing w:after="160" w:line="252" w:lineRule="auto"/>
        <w:ind w:left="1830"/>
        <w:rPr>
          <w:rFonts w:ascii="Calibri" w:eastAsia="Calibri" w:hAnsi="Calibri" w:cs="Calibri"/>
          <w:sz w:val="28"/>
          <w:szCs w:val="28"/>
        </w:rPr>
      </w:pPr>
      <w:r>
        <w:rPr>
          <w:rFonts w:ascii="Calibri" w:eastAsia="Calibri" w:hAnsi="Calibri" w:cs="Calibri"/>
          <w:b/>
          <w:sz w:val="36"/>
          <w:szCs w:val="36"/>
        </w:rPr>
        <w:t>RF 1.4 -Creazione di un Amministratore</w:t>
      </w:r>
      <w:r>
        <w:rPr>
          <w:rFonts w:ascii="Calibri" w:eastAsia="Calibri" w:hAnsi="Calibri" w:cs="Calibri"/>
          <w:b/>
          <w:sz w:val="36"/>
          <w:szCs w:val="36"/>
        </w:rPr>
        <w:br/>
      </w:r>
      <w:r>
        <w:rPr>
          <w:rFonts w:ascii="Calibri" w:eastAsia="Calibri" w:hAnsi="Calibri" w:cs="Calibri"/>
          <w:sz w:val="28"/>
          <w:szCs w:val="28"/>
        </w:rPr>
        <w:t xml:space="preserve">Il sistema permette di creare un Amministratore da un altro    Amministratore. Quindi inizialmente esisterà almeno un Amministratore del sistema. </w:t>
      </w:r>
    </w:p>
    <w:p w14:paraId="3B0E98B6" w14:textId="77777777" w:rsidR="00453C8C" w:rsidRDefault="006B10E1">
      <w:pPr>
        <w:keepNext/>
        <w:spacing w:after="160" w:line="252" w:lineRule="auto"/>
        <w:ind w:left="1830"/>
        <w:rPr>
          <w:sz w:val="28"/>
          <w:szCs w:val="28"/>
        </w:rPr>
      </w:pPr>
      <w:r>
        <w:rPr>
          <w:rFonts w:ascii="Calibri" w:eastAsia="Calibri" w:hAnsi="Calibri" w:cs="Calibri"/>
          <w:b/>
          <w:sz w:val="36"/>
          <w:szCs w:val="36"/>
        </w:rPr>
        <w:t>RF 1.5 -Eliminazione di un Amministrazione</w:t>
      </w:r>
      <w:r>
        <w:rPr>
          <w:sz w:val="28"/>
          <w:szCs w:val="28"/>
        </w:rPr>
        <w:br/>
      </w:r>
      <w:r>
        <w:rPr>
          <w:rFonts w:ascii="Calibri" w:eastAsia="Calibri" w:hAnsi="Calibri" w:cs="Calibri"/>
          <w:sz w:val="28"/>
          <w:szCs w:val="28"/>
        </w:rPr>
        <w:t xml:space="preserve">Il sistema permetta all’Amministratore di eliminare se stesso. </w:t>
      </w:r>
    </w:p>
    <w:p w14:paraId="3A0547EC" w14:textId="77777777" w:rsidR="00453C8C" w:rsidRDefault="00453C8C">
      <w:pPr>
        <w:keepNext/>
        <w:spacing w:after="160" w:line="252" w:lineRule="auto"/>
        <w:ind w:left="720"/>
      </w:pPr>
    </w:p>
    <w:p w14:paraId="77A4FF59" w14:textId="77777777" w:rsidR="00453C8C" w:rsidRDefault="006B10E1">
      <w:pPr>
        <w:keepNext/>
        <w:spacing w:after="160" w:line="252" w:lineRule="auto"/>
        <w:ind w:left="1830" w:hanging="705"/>
      </w:pPr>
      <w:r>
        <w:rPr>
          <w:rFonts w:ascii="Calibri" w:eastAsia="Calibri" w:hAnsi="Calibri" w:cs="Calibri"/>
          <w:b/>
          <w:sz w:val="40"/>
          <w:szCs w:val="40"/>
        </w:rPr>
        <w:t xml:space="preserve">3.2.2 RF 2.0 - Gestione Autenticazione </w:t>
      </w:r>
      <w:r>
        <w:rPr>
          <w:rFonts w:ascii="Calibri" w:eastAsia="Calibri" w:hAnsi="Calibri" w:cs="Calibri"/>
          <w:b/>
          <w:sz w:val="40"/>
          <w:szCs w:val="40"/>
        </w:rPr>
        <w:br/>
      </w:r>
      <w:r>
        <w:rPr>
          <w:rFonts w:ascii="Calibri" w:eastAsia="Calibri" w:hAnsi="Calibri" w:cs="Calibri"/>
          <w:sz w:val="28"/>
          <w:szCs w:val="28"/>
        </w:rPr>
        <w:t xml:space="preserve">Il sistema consente di gestire l’autenticazione a PlayForLearn. Questa funzionalità è la stessa per le due tipologie di Attori. </w:t>
      </w:r>
    </w:p>
    <w:p w14:paraId="0FE4F8A3" w14:textId="77777777" w:rsidR="00453C8C" w:rsidRDefault="006B10E1">
      <w:pPr>
        <w:keepNext/>
        <w:spacing w:after="160" w:line="252" w:lineRule="auto"/>
        <w:ind w:left="1830"/>
        <w:rPr>
          <w:rFonts w:ascii="Calibri" w:eastAsia="Calibri" w:hAnsi="Calibri" w:cs="Calibri"/>
          <w:sz w:val="28"/>
          <w:szCs w:val="28"/>
        </w:rPr>
      </w:pPr>
      <w:r>
        <w:rPr>
          <w:rFonts w:ascii="Calibri" w:eastAsia="Calibri" w:hAnsi="Calibri" w:cs="Calibri"/>
          <w:b/>
          <w:sz w:val="36"/>
          <w:szCs w:val="36"/>
        </w:rPr>
        <w:t>Attore: Amministratore e Utente</w:t>
      </w:r>
      <w:r>
        <w:rPr>
          <w:rFonts w:ascii="Calibri" w:eastAsia="Calibri" w:hAnsi="Calibri" w:cs="Calibri"/>
          <w:b/>
          <w:sz w:val="36"/>
          <w:szCs w:val="36"/>
        </w:rPr>
        <w:br/>
        <w:t>RF 2.1 – Login</w:t>
      </w:r>
      <w:r>
        <w:rPr>
          <w:rFonts w:ascii="Calibri" w:eastAsia="Calibri" w:hAnsi="Calibri" w:cs="Calibri"/>
          <w:b/>
          <w:sz w:val="36"/>
          <w:szCs w:val="36"/>
        </w:rPr>
        <w:br/>
      </w:r>
      <w:r>
        <w:rPr>
          <w:rFonts w:ascii="Calibri" w:eastAsia="Calibri" w:hAnsi="Calibri" w:cs="Calibri"/>
          <w:sz w:val="28"/>
          <w:szCs w:val="28"/>
        </w:rPr>
        <w:t>Il sistema permetterà di effettuare l’accesso ad un utente solo previa autenticazione.</w:t>
      </w:r>
    </w:p>
    <w:p w14:paraId="5E235011" w14:textId="77777777" w:rsidR="00453C8C" w:rsidRDefault="006B10E1">
      <w:pPr>
        <w:keepNext/>
        <w:spacing w:after="160" w:line="252" w:lineRule="auto"/>
        <w:ind w:left="1830"/>
        <w:rPr>
          <w:rFonts w:ascii="Calibri" w:eastAsia="Calibri" w:hAnsi="Calibri" w:cs="Calibri"/>
          <w:sz w:val="28"/>
          <w:szCs w:val="28"/>
        </w:rPr>
      </w:pPr>
      <w:r>
        <w:rPr>
          <w:rFonts w:ascii="Calibri" w:eastAsia="Calibri" w:hAnsi="Calibri" w:cs="Calibri"/>
          <w:b/>
          <w:sz w:val="36"/>
          <w:szCs w:val="36"/>
        </w:rPr>
        <w:t>RF 2.2 - Logout</w:t>
      </w:r>
      <w:r>
        <w:rPr>
          <w:rFonts w:ascii="Calibri" w:eastAsia="Calibri" w:hAnsi="Calibri" w:cs="Calibri"/>
          <w:b/>
          <w:sz w:val="36"/>
          <w:szCs w:val="36"/>
        </w:rPr>
        <w:br/>
      </w:r>
      <w:r>
        <w:rPr>
          <w:rFonts w:ascii="Calibri" w:eastAsia="Calibri" w:hAnsi="Calibri" w:cs="Calibri"/>
          <w:sz w:val="28"/>
          <w:szCs w:val="28"/>
        </w:rPr>
        <w:t>Il sistema permetterà all’utente di disconnettersi dalla propria area.</w:t>
      </w:r>
    </w:p>
    <w:p w14:paraId="0BC387A0" w14:textId="77777777" w:rsidR="00453C8C" w:rsidRDefault="00453C8C">
      <w:pPr>
        <w:keepNext/>
        <w:spacing w:after="160" w:line="252" w:lineRule="auto"/>
        <w:ind w:left="2115"/>
        <w:rPr>
          <w:rFonts w:ascii="Calibri" w:eastAsia="Calibri" w:hAnsi="Calibri" w:cs="Calibri"/>
          <w:sz w:val="28"/>
          <w:szCs w:val="28"/>
        </w:rPr>
      </w:pPr>
    </w:p>
    <w:p w14:paraId="6736CABB" w14:textId="77777777" w:rsidR="00453C8C" w:rsidRDefault="006B10E1">
      <w:pPr>
        <w:keepNext/>
        <w:spacing w:after="160" w:line="252" w:lineRule="auto"/>
        <w:ind w:left="1125"/>
        <w:rPr>
          <w:rFonts w:ascii="Calibri" w:eastAsia="Calibri" w:hAnsi="Calibri" w:cs="Calibri"/>
          <w:sz w:val="28"/>
          <w:szCs w:val="28"/>
        </w:rPr>
      </w:pPr>
      <w:r>
        <w:rPr>
          <w:rFonts w:ascii="Calibri" w:eastAsia="Calibri" w:hAnsi="Calibri" w:cs="Calibri"/>
          <w:b/>
          <w:sz w:val="40"/>
          <w:szCs w:val="40"/>
        </w:rPr>
        <w:t>3.2.3 RF 3.0 - Gestione Accesso alla guida</w:t>
      </w:r>
      <w:r>
        <w:rPr>
          <w:rFonts w:ascii="Calibri" w:eastAsia="Calibri" w:hAnsi="Calibri" w:cs="Calibri"/>
          <w:b/>
          <w:sz w:val="36"/>
          <w:szCs w:val="36"/>
        </w:rPr>
        <w:br/>
      </w:r>
      <w:r>
        <w:rPr>
          <w:rFonts w:ascii="Calibri" w:eastAsia="Calibri" w:hAnsi="Calibri" w:cs="Calibri"/>
          <w:sz w:val="28"/>
          <w:szCs w:val="28"/>
        </w:rPr>
        <w:t>Il sistema fornisce una guida che ne illustra l’utilizzo.</w:t>
      </w:r>
    </w:p>
    <w:p w14:paraId="3C0C5E52" w14:textId="77777777" w:rsidR="00453C8C" w:rsidRDefault="006B10E1">
      <w:pPr>
        <w:keepNext/>
        <w:spacing w:after="160" w:line="252" w:lineRule="auto"/>
        <w:ind w:left="1830"/>
      </w:pPr>
      <w:r>
        <w:rPr>
          <w:rFonts w:ascii="Calibri" w:eastAsia="Calibri" w:hAnsi="Calibri" w:cs="Calibri"/>
          <w:b/>
          <w:sz w:val="36"/>
          <w:szCs w:val="36"/>
        </w:rPr>
        <w:t>Attore: Utente e Amministratore</w:t>
      </w:r>
      <w:r>
        <w:rPr>
          <w:rFonts w:ascii="Calibri" w:eastAsia="Calibri" w:hAnsi="Calibri" w:cs="Calibri"/>
          <w:b/>
          <w:sz w:val="36"/>
          <w:szCs w:val="36"/>
        </w:rPr>
        <w:br/>
        <w:t>RF 3.1 Visualizzazione guida gioco</w:t>
      </w:r>
      <w:r>
        <w:rPr>
          <w:rFonts w:ascii="Calibri" w:eastAsia="Calibri" w:hAnsi="Calibri" w:cs="Calibri"/>
          <w:b/>
          <w:sz w:val="36"/>
          <w:szCs w:val="36"/>
        </w:rPr>
        <w:br/>
      </w:r>
      <w:r>
        <w:rPr>
          <w:rFonts w:ascii="Calibri" w:eastAsia="Calibri" w:hAnsi="Calibri" w:cs="Calibri"/>
          <w:sz w:val="28"/>
          <w:szCs w:val="28"/>
        </w:rPr>
        <w:t>Il sistema permette di visualizzare la guida inerente ai giochi per capire al meglio il funzionamento dei giochi.</w:t>
      </w:r>
    </w:p>
    <w:p w14:paraId="418B4954" w14:textId="77777777" w:rsidR="00453C8C" w:rsidRDefault="006B10E1">
      <w:pPr>
        <w:keepNext/>
        <w:spacing w:after="160" w:line="252" w:lineRule="auto"/>
        <w:ind w:left="1830"/>
        <w:rPr>
          <w:rFonts w:ascii="Calibri" w:eastAsia="Calibri" w:hAnsi="Calibri" w:cs="Calibri"/>
          <w:sz w:val="28"/>
          <w:szCs w:val="28"/>
        </w:rPr>
      </w:pPr>
      <w:r>
        <w:rPr>
          <w:rFonts w:ascii="Calibri" w:eastAsia="Calibri" w:hAnsi="Calibri" w:cs="Calibri"/>
          <w:b/>
          <w:sz w:val="36"/>
          <w:szCs w:val="36"/>
        </w:rPr>
        <w:lastRenderedPageBreak/>
        <w:t>RF 3.2 Visualizzazione guida applicazione</w:t>
      </w:r>
      <w:r>
        <w:rPr>
          <w:rFonts w:ascii="Calibri" w:eastAsia="Calibri" w:hAnsi="Calibri" w:cs="Calibri"/>
          <w:b/>
          <w:sz w:val="36"/>
          <w:szCs w:val="36"/>
        </w:rPr>
        <w:br/>
      </w:r>
      <w:r>
        <w:rPr>
          <w:rFonts w:ascii="Calibri" w:eastAsia="Calibri" w:hAnsi="Calibri" w:cs="Calibri"/>
          <w:sz w:val="28"/>
          <w:szCs w:val="28"/>
        </w:rPr>
        <w:t>Il sistema permette di visualizzare la guida per l’uso dell’applicazione.</w:t>
      </w:r>
    </w:p>
    <w:p w14:paraId="1788F7AE" w14:textId="77777777" w:rsidR="00453C8C" w:rsidRDefault="006B10E1">
      <w:pPr>
        <w:keepNext/>
        <w:spacing w:after="160" w:line="252" w:lineRule="auto"/>
        <w:ind w:left="1125"/>
      </w:pPr>
      <w:r>
        <w:rPr>
          <w:rFonts w:ascii="Calibri" w:eastAsia="Calibri" w:hAnsi="Calibri" w:cs="Calibri"/>
          <w:b/>
          <w:sz w:val="40"/>
          <w:szCs w:val="40"/>
        </w:rPr>
        <w:t>3.2.4 RF 4.0- Gestione Record</w:t>
      </w:r>
      <w:r>
        <w:rPr>
          <w:rFonts w:ascii="Calibri" w:eastAsia="Calibri" w:hAnsi="Calibri" w:cs="Calibri"/>
          <w:b/>
          <w:sz w:val="40"/>
          <w:szCs w:val="40"/>
        </w:rPr>
        <w:br/>
      </w:r>
      <w:r>
        <w:rPr>
          <w:rFonts w:ascii="Calibri" w:eastAsia="Calibri" w:hAnsi="Calibri" w:cs="Calibri"/>
          <w:sz w:val="28"/>
          <w:szCs w:val="28"/>
        </w:rPr>
        <w:t>Il sistema consente di mantenere in memoria i punteggi degli Utenti.</w:t>
      </w:r>
    </w:p>
    <w:p w14:paraId="7C9291B8" w14:textId="77777777" w:rsidR="00453C8C" w:rsidRDefault="006B10E1">
      <w:pPr>
        <w:keepNext/>
        <w:spacing w:after="160" w:line="252" w:lineRule="auto"/>
        <w:ind w:left="1830"/>
      </w:pPr>
      <w:r>
        <w:rPr>
          <w:rFonts w:ascii="Calibri" w:eastAsia="Calibri" w:hAnsi="Calibri" w:cs="Calibri"/>
          <w:b/>
          <w:sz w:val="36"/>
          <w:szCs w:val="36"/>
        </w:rPr>
        <w:t>Attore: Utente e Amministratore</w:t>
      </w:r>
      <w:r>
        <w:rPr>
          <w:rFonts w:ascii="Calibri" w:eastAsia="Calibri" w:hAnsi="Calibri" w:cs="Calibri"/>
          <w:b/>
          <w:sz w:val="36"/>
          <w:szCs w:val="36"/>
        </w:rPr>
        <w:br/>
        <w:t>RF 4.2 Visualizzazione Record</w:t>
      </w:r>
      <w:r>
        <w:rPr>
          <w:rFonts w:ascii="Calibri" w:eastAsia="Calibri" w:hAnsi="Calibri" w:cs="Calibri"/>
          <w:b/>
          <w:sz w:val="36"/>
          <w:szCs w:val="36"/>
        </w:rPr>
        <w:br/>
      </w:r>
      <w:r>
        <w:rPr>
          <w:rFonts w:ascii="Calibri" w:eastAsia="Calibri" w:hAnsi="Calibri" w:cs="Calibri"/>
          <w:sz w:val="28"/>
          <w:szCs w:val="28"/>
        </w:rPr>
        <w:t>Il sistema consente l’accesso ai record di tutti gli utenti qualificati nella top-10.</w:t>
      </w:r>
    </w:p>
    <w:p w14:paraId="1DED32F0" w14:textId="77777777" w:rsidR="00453C8C" w:rsidRDefault="006B10E1">
      <w:pPr>
        <w:keepNext/>
        <w:spacing w:after="160" w:line="252" w:lineRule="auto"/>
        <w:ind w:left="1830"/>
        <w:rPr>
          <w:rFonts w:ascii="Calibri" w:eastAsia="Calibri" w:hAnsi="Calibri" w:cs="Calibri"/>
          <w:sz w:val="28"/>
          <w:szCs w:val="28"/>
        </w:rPr>
      </w:pPr>
      <w:r>
        <w:rPr>
          <w:rFonts w:ascii="Calibri" w:eastAsia="Calibri" w:hAnsi="Calibri" w:cs="Calibri"/>
          <w:b/>
          <w:sz w:val="36"/>
          <w:szCs w:val="36"/>
        </w:rPr>
        <w:t>Attore: Utente</w:t>
      </w:r>
      <w:r>
        <w:rPr>
          <w:rFonts w:ascii="Calibri" w:eastAsia="Calibri" w:hAnsi="Calibri" w:cs="Calibri"/>
          <w:b/>
          <w:sz w:val="36"/>
          <w:szCs w:val="36"/>
        </w:rPr>
        <w:br/>
        <w:t>RF 4.1 Visualizzazione Record gioco</w:t>
      </w:r>
      <w:r>
        <w:rPr>
          <w:rFonts w:ascii="Calibri" w:eastAsia="Calibri" w:hAnsi="Calibri" w:cs="Calibri"/>
          <w:b/>
          <w:sz w:val="36"/>
          <w:szCs w:val="36"/>
        </w:rPr>
        <w:br/>
      </w:r>
      <w:r>
        <w:rPr>
          <w:rFonts w:ascii="Calibri" w:eastAsia="Calibri" w:hAnsi="Calibri" w:cs="Calibri"/>
          <w:sz w:val="28"/>
          <w:szCs w:val="28"/>
        </w:rPr>
        <w:t>Il sistema permette di visualizzare il record che l’Utente loggato ha raggiunto, relativo al gioco selezionato.</w:t>
      </w:r>
    </w:p>
    <w:p w14:paraId="2FC7D4AA" w14:textId="77777777" w:rsidR="00453C8C" w:rsidRDefault="00453C8C">
      <w:pPr>
        <w:keepNext/>
        <w:spacing w:after="160" w:line="252" w:lineRule="auto"/>
        <w:rPr>
          <w:rFonts w:ascii="Calibri" w:eastAsia="Calibri" w:hAnsi="Calibri" w:cs="Calibri"/>
          <w:sz w:val="28"/>
          <w:szCs w:val="28"/>
        </w:rPr>
      </w:pPr>
    </w:p>
    <w:p w14:paraId="20364F6F" w14:textId="77777777" w:rsidR="00453C8C" w:rsidRDefault="006B10E1">
      <w:pPr>
        <w:keepNext/>
        <w:spacing w:after="160" w:line="252" w:lineRule="auto"/>
        <w:ind w:left="1125"/>
      </w:pPr>
      <w:r>
        <w:rPr>
          <w:rFonts w:ascii="Calibri" w:eastAsia="Calibri" w:hAnsi="Calibri" w:cs="Calibri"/>
          <w:b/>
          <w:sz w:val="40"/>
          <w:szCs w:val="40"/>
        </w:rPr>
        <w:t>3.2.5 RF 5.0- Gestione Giochi</w:t>
      </w:r>
      <w:r>
        <w:rPr>
          <w:rFonts w:ascii="Calibri" w:eastAsia="Calibri" w:hAnsi="Calibri" w:cs="Calibri"/>
          <w:b/>
          <w:sz w:val="40"/>
          <w:szCs w:val="40"/>
        </w:rPr>
        <w:br/>
      </w:r>
      <w:r>
        <w:rPr>
          <w:rFonts w:ascii="Calibri" w:eastAsia="Calibri" w:hAnsi="Calibri" w:cs="Calibri"/>
          <w:sz w:val="28"/>
          <w:szCs w:val="28"/>
        </w:rPr>
        <w:t>Il sistema propone dei giochi all’Utente loggato.</w:t>
      </w:r>
    </w:p>
    <w:p w14:paraId="5E920859" w14:textId="77777777" w:rsidR="00453C8C" w:rsidRDefault="006B10E1">
      <w:pPr>
        <w:keepNext/>
        <w:spacing w:after="160" w:line="252" w:lineRule="auto"/>
        <w:ind w:left="1830"/>
      </w:pPr>
      <w:r>
        <w:rPr>
          <w:rFonts w:ascii="Calibri" w:eastAsia="Calibri" w:hAnsi="Calibri" w:cs="Calibri"/>
          <w:b/>
          <w:sz w:val="36"/>
          <w:szCs w:val="36"/>
        </w:rPr>
        <w:t>Attore: Utente</w:t>
      </w:r>
      <w:r>
        <w:rPr>
          <w:rFonts w:ascii="Calibri" w:eastAsia="Calibri" w:hAnsi="Calibri" w:cs="Calibri"/>
          <w:b/>
          <w:sz w:val="36"/>
          <w:szCs w:val="36"/>
        </w:rPr>
        <w:br/>
        <w:t xml:space="preserve">RF 5.1 Visualizza giochi </w:t>
      </w:r>
      <w:r>
        <w:rPr>
          <w:rFonts w:ascii="Calibri" w:eastAsia="Calibri" w:hAnsi="Calibri" w:cs="Calibri"/>
          <w:b/>
          <w:sz w:val="36"/>
          <w:szCs w:val="36"/>
        </w:rPr>
        <w:br/>
      </w:r>
      <w:r>
        <w:rPr>
          <w:rFonts w:ascii="Calibri" w:eastAsia="Calibri" w:hAnsi="Calibri" w:cs="Calibri"/>
          <w:sz w:val="28"/>
          <w:szCs w:val="28"/>
        </w:rPr>
        <w:t>Il sistema permette all’Utente di visualizzare i giochi disponibili.</w:t>
      </w:r>
    </w:p>
    <w:p w14:paraId="235732EC" w14:textId="77777777" w:rsidR="00453C8C" w:rsidRDefault="006B10E1">
      <w:pPr>
        <w:keepNext/>
        <w:spacing w:after="160" w:line="252" w:lineRule="auto"/>
        <w:ind w:left="1830"/>
      </w:pPr>
      <w:r>
        <w:rPr>
          <w:rFonts w:ascii="Calibri" w:eastAsia="Calibri" w:hAnsi="Calibri" w:cs="Calibri"/>
          <w:b/>
          <w:sz w:val="36"/>
          <w:szCs w:val="36"/>
        </w:rPr>
        <w:t xml:space="preserve">RF 5.2 Gioca </w:t>
      </w:r>
      <w:r>
        <w:rPr>
          <w:rFonts w:ascii="Calibri" w:eastAsia="Calibri" w:hAnsi="Calibri" w:cs="Calibri"/>
          <w:b/>
          <w:sz w:val="36"/>
          <w:szCs w:val="36"/>
        </w:rPr>
        <w:br/>
      </w:r>
      <w:r>
        <w:rPr>
          <w:rFonts w:ascii="Calibri" w:eastAsia="Calibri" w:hAnsi="Calibri" w:cs="Calibri"/>
          <w:sz w:val="28"/>
          <w:szCs w:val="28"/>
        </w:rPr>
        <w:t>Il sistema consente l'interazione tra l’Utente e il gioco.</w:t>
      </w:r>
    </w:p>
    <w:p w14:paraId="6349537C" w14:textId="77777777" w:rsidR="00453C8C" w:rsidRDefault="006B10E1">
      <w:pPr>
        <w:keepNext/>
        <w:spacing w:after="160" w:line="252" w:lineRule="auto"/>
        <w:ind w:left="1830"/>
        <w:rPr>
          <w:rFonts w:ascii="Calibri" w:eastAsia="Calibri" w:hAnsi="Calibri" w:cs="Calibri"/>
          <w:b/>
          <w:sz w:val="48"/>
          <w:szCs w:val="48"/>
        </w:rPr>
      </w:pPr>
      <w:r>
        <w:rPr>
          <w:rFonts w:ascii="Calibri" w:eastAsia="Calibri" w:hAnsi="Calibri" w:cs="Calibri"/>
          <w:b/>
          <w:sz w:val="32"/>
          <w:szCs w:val="32"/>
        </w:rPr>
        <w:t>RF 5.3 Cambia gioco</w:t>
      </w:r>
      <w:r>
        <w:rPr>
          <w:rFonts w:ascii="Calibri" w:eastAsia="Calibri" w:hAnsi="Calibri" w:cs="Calibri"/>
          <w:b/>
          <w:sz w:val="32"/>
          <w:szCs w:val="32"/>
        </w:rPr>
        <w:br/>
      </w:r>
      <w:r>
        <w:rPr>
          <w:rFonts w:ascii="Calibri" w:eastAsia="Calibri" w:hAnsi="Calibri" w:cs="Calibri"/>
          <w:sz w:val="28"/>
          <w:szCs w:val="28"/>
        </w:rPr>
        <w:t>Il sistema dà la possibilità all’Utente di fermare l’esecuzione del gioco per poi tornare alla visualizzazione giochi (RF 5.1)</w:t>
      </w:r>
    </w:p>
    <w:p w14:paraId="0F14AE64" w14:textId="77777777" w:rsidR="00453C8C" w:rsidRDefault="00453C8C">
      <w:pPr>
        <w:keepNext/>
        <w:spacing w:after="160" w:line="252" w:lineRule="auto"/>
        <w:ind w:left="720"/>
        <w:rPr>
          <w:rFonts w:ascii="Calibri" w:eastAsia="Calibri" w:hAnsi="Calibri" w:cs="Calibri"/>
          <w:b/>
          <w:sz w:val="44"/>
          <w:szCs w:val="44"/>
        </w:rPr>
      </w:pPr>
    </w:p>
    <w:p w14:paraId="2772ECD9" w14:textId="77777777" w:rsidR="00453C8C" w:rsidRDefault="006B10E1">
      <w:pPr>
        <w:keepNext/>
        <w:numPr>
          <w:ilvl w:val="1"/>
          <w:numId w:val="10"/>
        </w:numPr>
        <w:spacing w:after="160" w:line="252" w:lineRule="auto"/>
        <w:ind w:left="420" w:firstLine="990"/>
        <w:contextualSpacing/>
        <w:rPr>
          <w:rFonts w:ascii="Calibri" w:eastAsia="Calibri" w:hAnsi="Calibri" w:cs="Calibri"/>
        </w:rPr>
      </w:pPr>
      <w:r>
        <w:rPr>
          <w:rFonts w:ascii="Calibri" w:eastAsia="Calibri" w:hAnsi="Calibri" w:cs="Calibri"/>
          <w:b/>
          <w:sz w:val="44"/>
          <w:szCs w:val="44"/>
        </w:rPr>
        <w:t>Requisiti non funzionali</w:t>
      </w:r>
    </w:p>
    <w:p w14:paraId="7EF51559" w14:textId="77777777" w:rsidR="00453C8C" w:rsidRDefault="006B10E1">
      <w:pPr>
        <w:keepNext/>
        <w:numPr>
          <w:ilvl w:val="2"/>
          <w:numId w:val="10"/>
        </w:numPr>
        <w:spacing w:after="160" w:line="252" w:lineRule="auto"/>
        <w:ind w:left="270" w:firstLine="1710"/>
        <w:contextualSpacing/>
        <w:rPr>
          <w:rFonts w:ascii="Calibri" w:eastAsia="Calibri" w:hAnsi="Calibri" w:cs="Calibri"/>
        </w:rPr>
      </w:pPr>
      <w:r>
        <w:rPr>
          <w:rFonts w:ascii="Calibri" w:eastAsia="Calibri" w:hAnsi="Calibri" w:cs="Calibri"/>
          <w:b/>
          <w:sz w:val="44"/>
          <w:szCs w:val="44"/>
        </w:rPr>
        <w:t xml:space="preserve"> </w:t>
      </w:r>
      <w:r>
        <w:rPr>
          <w:rFonts w:ascii="Calibri" w:eastAsia="Calibri" w:hAnsi="Calibri" w:cs="Calibri"/>
          <w:b/>
          <w:sz w:val="40"/>
          <w:szCs w:val="40"/>
        </w:rPr>
        <w:t>Usabilità</w:t>
      </w:r>
    </w:p>
    <w:p w14:paraId="1B40F357" w14:textId="77777777" w:rsidR="00453C8C" w:rsidRDefault="006B10E1">
      <w:pPr>
        <w:keepNext/>
        <w:spacing w:after="160" w:line="252" w:lineRule="auto"/>
        <w:ind w:left="270"/>
        <w:rPr>
          <w:rFonts w:ascii="Calibri" w:eastAsia="Calibri" w:hAnsi="Calibri" w:cs="Calibri"/>
          <w:b/>
          <w:sz w:val="44"/>
          <w:szCs w:val="44"/>
        </w:rPr>
      </w:pPr>
      <w:r>
        <w:rPr>
          <w:rFonts w:ascii="Calibri" w:eastAsia="Calibri" w:hAnsi="Calibri" w:cs="Calibri"/>
          <w:sz w:val="28"/>
          <w:szCs w:val="28"/>
        </w:rPr>
        <w:lastRenderedPageBreak/>
        <w:t>Il sistema deve rispettare i 3 principi di usabilità: apprendibilità o learnability (facilità con cui i nuovi utenti possono iniziare un’interazione efficace e raggiungere le massime prestazioni), flessibilità (si riferisce alla molteplicità di modi in cui l’utente e il sistema interagiscono) e robustezza (Il livello di supporto fornito all’utente nel determinare un comportamento che permette di raggiungere gli obiettivi prefissati). Il sistema a questo proposito, deve mostrare chiaramente i vari pulsanti per le opzioni in ogni schermata, senza dare spazio ad altre possibili scelte che l’utente può immaginare. Il sistema deve essere semplice e intuitivo, deve, infatti, avere un’interfaccia molto colorata, delle icone che rispecchiano la tipologia di gioco, in quanto verrà utilizzato da bambini. La guida deve essere semplice da consultare e di facile accesso.</w:t>
      </w:r>
    </w:p>
    <w:p w14:paraId="25C41BC3" w14:textId="77777777" w:rsidR="00453C8C" w:rsidRDefault="006B10E1">
      <w:pPr>
        <w:keepNext/>
        <w:numPr>
          <w:ilvl w:val="2"/>
          <w:numId w:val="10"/>
        </w:numPr>
        <w:spacing w:after="160" w:line="252" w:lineRule="auto"/>
        <w:ind w:left="270" w:firstLine="1425"/>
        <w:contextualSpacing/>
        <w:rPr>
          <w:rFonts w:ascii="Calibri" w:eastAsia="Calibri" w:hAnsi="Calibri" w:cs="Calibri"/>
        </w:rPr>
      </w:pPr>
      <w:r>
        <w:rPr>
          <w:rFonts w:ascii="Calibri" w:eastAsia="Calibri" w:hAnsi="Calibri" w:cs="Calibri"/>
          <w:b/>
          <w:sz w:val="40"/>
          <w:szCs w:val="40"/>
        </w:rPr>
        <w:t xml:space="preserve"> Affidabilità</w:t>
      </w:r>
      <w:r>
        <w:rPr>
          <w:rFonts w:ascii="Calibri" w:eastAsia="Calibri" w:hAnsi="Calibri" w:cs="Calibri"/>
          <w:b/>
          <w:sz w:val="40"/>
          <w:szCs w:val="40"/>
        </w:rPr>
        <w:br/>
      </w:r>
      <w:r>
        <w:rPr>
          <w:rFonts w:ascii="Calibri" w:eastAsia="Calibri" w:hAnsi="Calibri" w:cs="Calibri"/>
          <w:sz w:val="28"/>
          <w:szCs w:val="28"/>
        </w:rPr>
        <w:t>Il sistema è sviluppato in modo da intrattenere gli Utenti in modo da seguirli nel loro percorso scolastico e farli apprendere divertendosi. Il sistema permette di interagire con il gioco solo selezionando una delle risposte disponibili in modo da evitare input non validi.</w:t>
      </w:r>
      <w:r>
        <w:rPr>
          <w:rFonts w:ascii="Calibri" w:eastAsia="Calibri" w:hAnsi="Calibri" w:cs="Calibri"/>
          <w:sz w:val="28"/>
          <w:szCs w:val="28"/>
        </w:rPr>
        <w:br/>
        <w:t>Il sistema di gestione della sicurezza prevede un login, contenente due campi: “username” e “password”, per poter accedere all’applicazione; in questo modo si impedisce l’accesso da parte di utenti non autorizzati.</w:t>
      </w:r>
    </w:p>
    <w:p w14:paraId="6F69C26E" w14:textId="77777777" w:rsidR="00453C8C" w:rsidRDefault="006B10E1">
      <w:pPr>
        <w:keepNext/>
        <w:numPr>
          <w:ilvl w:val="2"/>
          <w:numId w:val="10"/>
        </w:numPr>
        <w:spacing w:after="160" w:line="252" w:lineRule="auto"/>
        <w:ind w:left="270" w:firstLine="1425"/>
        <w:contextualSpacing/>
        <w:rPr>
          <w:rFonts w:ascii="Calibri" w:eastAsia="Calibri" w:hAnsi="Calibri" w:cs="Calibri"/>
        </w:rPr>
      </w:pPr>
      <w:r>
        <w:rPr>
          <w:rFonts w:ascii="Calibri" w:eastAsia="Calibri" w:hAnsi="Calibri" w:cs="Calibri"/>
          <w:b/>
          <w:sz w:val="40"/>
          <w:szCs w:val="40"/>
        </w:rPr>
        <w:t>Performance</w:t>
      </w:r>
      <w:r>
        <w:rPr>
          <w:rFonts w:ascii="Calibri" w:eastAsia="Calibri" w:hAnsi="Calibri" w:cs="Calibri"/>
          <w:b/>
          <w:sz w:val="40"/>
          <w:szCs w:val="40"/>
        </w:rPr>
        <w:br/>
      </w:r>
      <w:r>
        <w:rPr>
          <w:rFonts w:ascii="Calibri" w:eastAsia="Calibri" w:hAnsi="Calibri" w:cs="Calibri"/>
          <w:sz w:val="28"/>
          <w:szCs w:val="28"/>
        </w:rPr>
        <w:t>Il sistema deve permettere l’utilizzo di tutte le funzionalità anche ad una classe intera che si collega contemporaneamente al sistema, senza conseguenze sul carico di lavoro. Il sistema deve essere disponibile al 100% dalle 8:00 alle 20:00</w:t>
      </w:r>
      <w:r>
        <w:rPr>
          <w:rFonts w:ascii="Calibri" w:eastAsia="Calibri" w:hAnsi="Calibri" w:cs="Calibri"/>
          <w:b/>
          <w:sz w:val="32"/>
          <w:szCs w:val="32"/>
        </w:rPr>
        <w:t>.</w:t>
      </w:r>
    </w:p>
    <w:p w14:paraId="4754F7D0" w14:textId="77777777" w:rsidR="00453C8C" w:rsidRDefault="006B10E1">
      <w:pPr>
        <w:keepNext/>
        <w:numPr>
          <w:ilvl w:val="2"/>
          <w:numId w:val="10"/>
        </w:numPr>
        <w:spacing w:after="160" w:line="252" w:lineRule="auto"/>
        <w:ind w:left="270" w:firstLine="1425"/>
        <w:contextualSpacing/>
        <w:rPr>
          <w:rFonts w:ascii="Calibri" w:eastAsia="Calibri" w:hAnsi="Calibri" w:cs="Calibri"/>
        </w:rPr>
      </w:pPr>
      <w:r>
        <w:rPr>
          <w:rFonts w:ascii="Calibri" w:eastAsia="Calibri" w:hAnsi="Calibri" w:cs="Calibri"/>
          <w:b/>
          <w:sz w:val="40"/>
          <w:szCs w:val="40"/>
        </w:rPr>
        <w:t>Manutenibilità</w:t>
      </w:r>
      <w:r>
        <w:rPr>
          <w:rFonts w:ascii="Calibri" w:eastAsia="Calibri" w:hAnsi="Calibri" w:cs="Calibri"/>
          <w:b/>
          <w:sz w:val="40"/>
          <w:szCs w:val="40"/>
        </w:rPr>
        <w:br/>
      </w:r>
      <w:r>
        <w:rPr>
          <w:rFonts w:ascii="Calibri" w:eastAsia="Calibri" w:hAnsi="Calibri" w:cs="Calibri"/>
          <w:sz w:val="28"/>
          <w:szCs w:val="28"/>
        </w:rPr>
        <w:t xml:space="preserve">Il sistema subirà degli aggiornamenti nel corso del tempo. Si potrà inserire o cancellare un gioco a seconda delle richieste degli utenti. </w:t>
      </w:r>
      <w:r>
        <w:rPr>
          <w:rFonts w:ascii="Calibri" w:eastAsia="Calibri" w:hAnsi="Calibri" w:cs="Calibri"/>
          <w:sz w:val="28"/>
          <w:szCs w:val="28"/>
        </w:rPr>
        <w:br/>
        <w:t>PlayForLearn(PFL) verrà implementato seguendo un’architettura three-tier, così che ognuno dei tre moduli potrà essere modificato o sostituito indipendentemente dagli altri conferendo manutenibilità all'applicazione.</w:t>
      </w:r>
    </w:p>
    <w:p w14:paraId="21B3B829" w14:textId="77777777" w:rsidR="00453C8C" w:rsidRDefault="006B10E1">
      <w:pPr>
        <w:keepNext/>
        <w:numPr>
          <w:ilvl w:val="2"/>
          <w:numId w:val="10"/>
        </w:numPr>
        <w:spacing w:after="160" w:line="252" w:lineRule="auto"/>
        <w:ind w:left="270" w:firstLine="1425"/>
        <w:contextualSpacing/>
        <w:rPr>
          <w:rFonts w:ascii="Calibri" w:eastAsia="Calibri" w:hAnsi="Calibri" w:cs="Calibri"/>
        </w:rPr>
      </w:pPr>
      <w:r>
        <w:rPr>
          <w:rFonts w:ascii="Calibri" w:eastAsia="Calibri" w:hAnsi="Calibri" w:cs="Calibri"/>
          <w:b/>
          <w:sz w:val="40"/>
          <w:szCs w:val="40"/>
        </w:rPr>
        <w:t>Implementazione</w:t>
      </w:r>
      <w:r>
        <w:rPr>
          <w:rFonts w:ascii="Calibri" w:eastAsia="Calibri" w:hAnsi="Calibri" w:cs="Calibri"/>
          <w:b/>
          <w:sz w:val="44"/>
          <w:szCs w:val="44"/>
        </w:rPr>
        <w:br/>
      </w:r>
      <w:r>
        <w:rPr>
          <w:rFonts w:ascii="Calibri" w:eastAsia="Calibri" w:hAnsi="Calibri" w:cs="Calibri"/>
          <w:sz w:val="28"/>
          <w:szCs w:val="28"/>
        </w:rPr>
        <w:t>Il sistema dovrà essere sviluppato per piattaforme Mobile, in particolare Android. Per il salvataggio dei dati dovrà essere utilizzato un database relazionale.</w:t>
      </w:r>
    </w:p>
    <w:p w14:paraId="06ACCF52" w14:textId="77777777" w:rsidR="00453C8C" w:rsidRDefault="006B10E1">
      <w:pPr>
        <w:keepNext/>
        <w:numPr>
          <w:ilvl w:val="2"/>
          <w:numId w:val="10"/>
        </w:numPr>
        <w:spacing w:after="160" w:line="252" w:lineRule="auto"/>
        <w:ind w:left="270" w:firstLine="1425"/>
        <w:contextualSpacing/>
        <w:rPr>
          <w:rFonts w:ascii="Calibri" w:eastAsia="Calibri" w:hAnsi="Calibri" w:cs="Calibri"/>
        </w:rPr>
      </w:pPr>
      <w:r>
        <w:rPr>
          <w:rFonts w:ascii="Calibri" w:eastAsia="Calibri" w:hAnsi="Calibri" w:cs="Calibri"/>
          <w:b/>
          <w:sz w:val="40"/>
          <w:szCs w:val="40"/>
        </w:rPr>
        <w:lastRenderedPageBreak/>
        <w:t>Interfaccia</w:t>
      </w:r>
      <w:r>
        <w:rPr>
          <w:rFonts w:ascii="Calibri" w:eastAsia="Calibri" w:hAnsi="Calibri" w:cs="Calibri"/>
          <w:b/>
          <w:sz w:val="44"/>
          <w:szCs w:val="44"/>
        </w:rPr>
        <w:br/>
      </w:r>
      <w:r>
        <w:rPr>
          <w:rFonts w:ascii="Calibri" w:eastAsia="Calibri" w:hAnsi="Calibri" w:cs="Calibri"/>
          <w:sz w:val="28"/>
          <w:szCs w:val="28"/>
        </w:rPr>
        <w:t>In questa applicazione non sono presenti requisiti non funzionali sull’interfaccia.</w:t>
      </w:r>
    </w:p>
    <w:p w14:paraId="2E9A28C6" w14:textId="77777777" w:rsidR="00453C8C" w:rsidRDefault="006B10E1">
      <w:pPr>
        <w:keepNext/>
        <w:numPr>
          <w:ilvl w:val="2"/>
          <w:numId w:val="10"/>
        </w:numPr>
        <w:spacing w:after="160" w:line="252" w:lineRule="auto"/>
        <w:ind w:left="270" w:firstLine="1425"/>
        <w:contextualSpacing/>
        <w:rPr>
          <w:rFonts w:ascii="Calibri" w:eastAsia="Calibri" w:hAnsi="Calibri" w:cs="Calibri"/>
        </w:rPr>
      </w:pPr>
      <w:r>
        <w:rPr>
          <w:rFonts w:ascii="Calibri" w:eastAsia="Calibri" w:hAnsi="Calibri" w:cs="Calibri"/>
          <w:b/>
          <w:sz w:val="40"/>
          <w:szCs w:val="40"/>
        </w:rPr>
        <w:t>Packaging</w:t>
      </w:r>
      <w:r>
        <w:rPr>
          <w:sz w:val="40"/>
          <w:szCs w:val="40"/>
        </w:rPr>
        <w:br/>
      </w:r>
      <w:r>
        <w:rPr>
          <w:rFonts w:ascii="Calibri" w:eastAsia="Calibri" w:hAnsi="Calibri" w:cs="Calibri"/>
          <w:sz w:val="28"/>
          <w:szCs w:val="28"/>
        </w:rPr>
        <w:t>Il sistema verrà installato tramite APK, data la facilità di installazione può essere installata da chiunque.</w:t>
      </w:r>
    </w:p>
    <w:p w14:paraId="6B1AFF4E" w14:textId="77777777" w:rsidR="00453C8C" w:rsidRDefault="006B10E1">
      <w:pPr>
        <w:keepNext/>
        <w:numPr>
          <w:ilvl w:val="2"/>
          <w:numId w:val="10"/>
        </w:numPr>
        <w:spacing w:after="160" w:line="252" w:lineRule="auto"/>
        <w:ind w:left="270" w:firstLine="1425"/>
        <w:contextualSpacing/>
        <w:rPr>
          <w:rFonts w:ascii="Calibri" w:eastAsia="Calibri" w:hAnsi="Calibri" w:cs="Calibri"/>
        </w:rPr>
      </w:pPr>
      <w:r>
        <w:rPr>
          <w:rFonts w:ascii="Calibri" w:eastAsia="Calibri" w:hAnsi="Calibri" w:cs="Calibri"/>
          <w:b/>
          <w:sz w:val="44"/>
          <w:szCs w:val="44"/>
        </w:rPr>
        <w:t>Legale</w:t>
      </w:r>
      <w:r>
        <w:rPr>
          <w:rFonts w:ascii="Calibri" w:eastAsia="Calibri" w:hAnsi="Calibri" w:cs="Calibri"/>
          <w:b/>
          <w:sz w:val="44"/>
          <w:szCs w:val="44"/>
        </w:rPr>
        <w:br/>
      </w:r>
      <w:r>
        <w:rPr>
          <w:rFonts w:ascii="Calibri" w:eastAsia="Calibri" w:hAnsi="Calibri" w:cs="Calibri"/>
          <w:sz w:val="28"/>
          <w:szCs w:val="28"/>
        </w:rPr>
        <w:t>In questa applicazione non sono presenti requisiti non funzionali legali.</w:t>
      </w:r>
    </w:p>
    <w:p w14:paraId="05C14934" w14:textId="77777777" w:rsidR="00453C8C" w:rsidRDefault="00453C8C">
      <w:pPr>
        <w:keepNext/>
        <w:spacing w:after="160" w:line="252" w:lineRule="auto"/>
        <w:ind w:left="1440"/>
        <w:rPr>
          <w:rFonts w:ascii="Calibri" w:eastAsia="Calibri" w:hAnsi="Calibri" w:cs="Calibri"/>
          <w:sz w:val="28"/>
          <w:szCs w:val="28"/>
        </w:rPr>
      </w:pPr>
    </w:p>
    <w:p w14:paraId="6321F8BA" w14:textId="77777777" w:rsidR="00453C8C" w:rsidRDefault="006B10E1">
      <w:pPr>
        <w:keepNext/>
        <w:numPr>
          <w:ilvl w:val="1"/>
          <w:numId w:val="10"/>
        </w:numPr>
        <w:spacing w:after="160" w:line="252" w:lineRule="auto"/>
        <w:ind w:left="270" w:firstLine="720"/>
        <w:contextualSpacing/>
        <w:rPr>
          <w:rFonts w:ascii="Calibri" w:eastAsia="Calibri" w:hAnsi="Calibri" w:cs="Calibri"/>
        </w:rPr>
      </w:pPr>
      <w:r>
        <w:rPr>
          <w:rFonts w:ascii="Calibri" w:eastAsia="Calibri" w:hAnsi="Calibri" w:cs="Calibri"/>
          <w:b/>
          <w:sz w:val="44"/>
          <w:szCs w:val="44"/>
        </w:rPr>
        <w:t>Modelli di sistema</w:t>
      </w:r>
    </w:p>
    <w:p w14:paraId="294FD130" w14:textId="77777777" w:rsidR="00453C8C" w:rsidRDefault="006B10E1">
      <w:pPr>
        <w:keepNext/>
        <w:numPr>
          <w:ilvl w:val="2"/>
          <w:numId w:val="10"/>
        </w:numPr>
        <w:spacing w:after="160" w:line="252" w:lineRule="auto"/>
        <w:ind w:left="840" w:firstLine="990"/>
        <w:contextualSpacing/>
        <w:rPr>
          <w:rFonts w:ascii="Calibri" w:eastAsia="Calibri" w:hAnsi="Calibri" w:cs="Calibri"/>
          <w:b/>
        </w:rPr>
      </w:pPr>
      <w:r>
        <w:rPr>
          <w:rFonts w:ascii="Calibri" w:eastAsia="Calibri" w:hAnsi="Calibri" w:cs="Calibri"/>
          <w:b/>
          <w:sz w:val="40"/>
          <w:szCs w:val="40"/>
        </w:rPr>
        <w:t>Scenari</w:t>
      </w:r>
      <w:r>
        <w:rPr>
          <w:rFonts w:ascii="Calibri" w:eastAsia="Calibri" w:hAnsi="Calibri" w:cs="Calibri"/>
          <w:b/>
          <w:sz w:val="40"/>
          <w:szCs w:val="40"/>
        </w:rPr>
        <w:br/>
      </w:r>
      <w:r>
        <w:rPr>
          <w:rFonts w:ascii="Calibri" w:eastAsia="Calibri" w:hAnsi="Calibri" w:cs="Calibri"/>
          <w:sz w:val="28"/>
          <w:szCs w:val="28"/>
        </w:rPr>
        <w:t>Di seguito vengono riportati alcuni scenari per l’uso del sistema, nello specifico per gli Utenti e Amministratori:</w:t>
      </w:r>
    </w:p>
    <w:p w14:paraId="7618DB34" w14:textId="77777777" w:rsidR="00453C8C" w:rsidRDefault="006B10E1">
      <w:pPr>
        <w:keepNext/>
        <w:spacing w:after="160" w:line="252" w:lineRule="auto"/>
        <w:ind w:left="270" w:firstLine="570"/>
      </w:pPr>
      <w:r>
        <w:rPr>
          <w:rFonts w:ascii="Calibri" w:eastAsia="Calibri" w:hAnsi="Calibri" w:cs="Calibri"/>
          <w:b/>
          <w:sz w:val="40"/>
          <w:szCs w:val="40"/>
        </w:rPr>
        <w:t>SC_1</w:t>
      </w:r>
      <w:r>
        <w:rPr>
          <w:rFonts w:ascii="Calibri" w:eastAsia="Calibri" w:hAnsi="Calibri" w:cs="Calibri"/>
          <w:b/>
          <w:sz w:val="40"/>
          <w:szCs w:val="40"/>
        </w:rPr>
        <w:tab/>
        <w:t>Il primo giorno di scuola</w:t>
      </w:r>
      <w:r>
        <w:rPr>
          <w:rFonts w:ascii="Calibri" w:eastAsia="Calibri" w:hAnsi="Calibri" w:cs="Calibri"/>
          <w:b/>
          <w:sz w:val="40"/>
          <w:szCs w:val="40"/>
        </w:rPr>
        <w:br/>
      </w:r>
      <w:r>
        <w:rPr>
          <w:rFonts w:ascii="Comic Sans MS" w:eastAsia="Comic Sans MS" w:hAnsi="Comic Sans MS" w:cs="Comic Sans MS"/>
          <w:i/>
          <w:sz w:val="28"/>
          <w:szCs w:val="28"/>
        </w:rPr>
        <w:t xml:space="preserve">Alla maestra Maria viene assegnata una classe della prima elementare. Lei vorrebbe presentare ai suoi alunni la scuola in un modo alternativo. Decide di usare l’applicazione che permette di apprendere divertendosi e mostrare ai bambini dei piccoli giochi istruttivi. Prima della lezione viene registrato come insegnante dal Preside della scuola, inserendo l’username “DocenteMaria” e come password “ilcaffèdellaPeppina”. Appena suona la campanella entra in classe e attende che tutti i bambini si presentino in aula, fa l’appello e poi propone di giocare. Prende il suo dispositivo e mostra l’uso dell’applicazione scegliendo un gioco. L’alunno Marco chiede di essere registrato dalla maestra con username “TopoGigio” e con password “sonounaleggenda”, lei lo accontenta e ne approfitta per spiegare passo passo alla classe come funziona la registrazione, compila quindi tutti i campi disponibili: nome “Marco”, cognome “Esposito”, classe ”1a elementare”, username “TopoGigio”, password “sonounaleggenda”. Marco avvia l’applicazione e sceglie il gioco “quiz di italiano” indicato dall’insegnante. </w:t>
      </w:r>
    </w:p>
    <w:p w14:paraId="329E3FA5" w14:textId="77777777" w:rsidR="00453C8C" w:rsidRDefault="006B10E1">
      <w:pPr>
        <w:keepNext/>
        <w:spacing w:after="160" w:line="252" w:lineRule="auto"/>
        <w:ind w:left="270" w:firstLine="435"/>
        <w:rPr>
          <w:rFonts w:ascii="Comic Sans MS" w:eastAsia="Comic Sans MS" w:hAnsi="Comic Sans MS" w:cs="Comic Sans MS"/>
          <w:i/>
          <w:sz w:val="28"/>
          <w:szCs w:val="28"/>
        </w:rPr>
      </w:pPr>
      <w:r>
        <w:rPr>
          <w:rFonts w:ascii="Calibri" w:eastAsia="Calibri" w:hAnsi="Calibri" w:cs="Calibri"/>
          <w:b/>
          <w:sz w:val="40"/>
          <w:szCs w:val="40"/>
        </w:rPr>
        <w:lastRenderedPageBreak/>
        <w:t>SC_2</w:t>
      </w:r>
      <w:r>
        <w:rPr>
          <w:rFonts w:ascii="Calibri" w:eastAsia="Calibri" w:hAnsi="Calibri" w:cs="Calibri"/>
          <w:b/>
          <w:sz w:val="40"/>
          <w:szCs w:val="40"/>
        </w:rPr>
        <w:tab/>
        <w:t>Luca si registra</w:t>
      </w:r>
      <w:r>
        <w:rPr>
          <w:rFonts w:ascii="Calibri" w:eastAsia="Calibri" w:hAnsi="Calibri" w:cs="Calibri"/>
          <w:b/>
          <w:sz w:val="40"/>
          <w:szCs w:val="40"/>
        </w:rPr>
        <w:br/>
      </w:r>
      <w:r>
        <w:rPr>
          <w:rFonts w:ascii="Comic Sans MS" w:eastAsia="Comic Sans MS" w:hAnsi="Comic Sans MS" w:cs="Comic Sans MS"/>
          <w:i/>
          <w:sz w:val="28"/>
          <w:szCs w:val="28"/>
        </w:rPr>
        <w:t xml:space="preserve">Appena tornato a casa Luca chiede alla madre di aiutarlo a registrarsi sull’applicazione consigliata dalla maestra. La mamma quindi accede all’applicazione ed inserisce le credenziali per la registrazione: nome “Luca” cognome”Ruberto” classe “3a elementare” username “LucaFrescoBlu” e password “orsacchiottomorbidoso”. La maestra vede la notifica di Luca ed accetta la registrazione, lui contento effettua il login. Sceglie il gioco “quiz di matematica”, ottiene un buon risultato così da essere uno dei primi della classifica. Anche sua mamma è molto soddisfatta, ha trovato un modo per far studiare suo figlio mentre gioca e si diverte. </w:t>
      </w:r>
    </w:p>
    <w:p w14:paraId="7BFC6A30" w14:textId="77777777" w:rsidR="00453C8C" w:rsidRDefault="00453C8C">
      <w:pPr>
        <w:keepNext/>
        <w:spacing w:after="160" w:line="252" w:lineRule="auto"/>
        <w:ind w:left="1440"/>
        <w:rPr>
          <w:rFonts w:ascii="Calibri" w:eastAsia="Calibri" w:hAnsi="Calibri" w:cs="Calibri"/>
          <w:sz w:val="28"/>
          <w:szCs w:val="28"/>
        </w:rPr>
      </w:pPr>
    </w:p>
    <w:p w14:paraId="1D82BE0F" w14:textId="77777777" w:rsidR="00453C8C" w:rsidRDefault="006B10E1">
      <w:pPr>
        <w:keepNext/>
        <w:spacing w:after="160" w:line="252" w:lineRule="auto"/>
        <w:ind w:left="284" w:firstLine="421"/>
      </w:pPr>
      <w:r>
        <w:rPr>
          <w:rFonts w:ascii="Calibri" w:eastAsia="Calibri" w:hAnsi="Calibri" w:cs="Calibri"/>
          <w:b/>
          <w:sz w:val="40"/>
          <w:szCs w:val="40"/>
        </w:rPr>
        <w:t>SC_3</w:t>
      </w:r>
      <w:r>
        <w:rPr>
          <w:rFonts w:ascii="Calibri" w:eastAsia="Calibri" w:hAnsi="Calibri" w:cs="Calibri"/>
          <w:b/>
          <w:sz w:val="40"/>
          <w:szCs w:val="40"/>
        </w:rPr>
        <w:tab/>
        <w:t>Lezione alternativa</w:t>
      </w:r>
      <w:r>
        <w:rPr>
          <w:rFonts w:ascii="Calibri" w:eastAsia="Calibri" w:hAnsi="Calibri" w:cs="Calibri"/>
        </w:rPr>
        <w:br/>
      </w:r>
      <w:r>
        <w:rPr>
          <w:rFonts w:ascii="Comic Sans MS" w:eastAsia="Comic Sans MS" w:hAnsi="Comic Sans MS" w:cs="Comic Sans MS"/>
          <w:i/>
          <w:sz w:val="28"/>
          <w:szCs w:val="28"/>
        </w:rPr>
        <w:t xml:space="preserve">Raffaele e Antonio sono irrequieti e infastidiscono la lezione di matematica, il maestro Roberto decide di farli giocare insieme agli altri bambini con l’applicazione “PlayForLearn”. Gli alunni accettano volentieri e accedono all’applicazione scegliendo il gioco raccomandato dal prof “contando si impara”. Raffaele trova difficoltà nel giocare perché non ha capito come funziona; il maestro gli mostra la guida e dice a tutti di poterla utilizzare ogni volta che hanno difficoltà. Iniziano così le partite con spirito di competizione, i bambini visualizzano alla fine di ognuna la top-10 per sapere chi è stato così bravo da essere tra i migliori 10 della classe. Il maestro Roberto si sorprende perché anche i più discoli riescono a calmarsi e si dimostrano molto intelligenti così da decidere di premiarli con un cioccolatino. </w:t>
      </w:r>
    </w:p>
    <w:p w14:paraId="3BC1FA6D" w14:textId="77777777" w:rsidR="00453C8C" w:rsidRDefault="006B10E1">
      <w:pPr>
        <w:keepNext/>
        <w:spacing w:after="160" w:line="252" w:lineRule="auto"/>
        <w:ind w:left="284" w:firstLine="421"/>
      </w:pPr>
      <w:r>
        <w:rPr>
          <w:rFonts w:ascii="Calibri" w:eastAsia="Calibri" w:hAnsi="Calibri" w:cs="Calibri"/>
          <w:b/>
          <w:sz w:val="40"/>
          <w:szCs w:val="40"/>
        </w:rPr>
        <w:t>SC_4</w:t>
      </w:r>
      <w:r>
        <w:rPr>
          <w:rFonts w:ascii="Calibri" w:eastAsia="Calibri" w:hAnsi="Calibri" w:cs="Calibri"/>
          <w:b/>
          <w:sz w:val="40"/>
          <w:szCs w:val="40"/>
        </w:rPr>
        <w:tab/>
        <w:t>Il giocatore indeciso</w:t>
      </w:r>
      <w:r>
        <w:rPr>
          <w:rFonts w:ascii="Calibri" w:eastAsia="Calibri" w:hAnsi="Calibri" w:cs="Calibri"/>
          <w:sz w:val="40"/>
          <w:szCs w:val="40"/>
        </w:rPr>
        <w:br/>
      </w:r>
      <w:r>
        <w:rPr>
          <w:rFonts w:ascii="Comic Sans MS" w:eastAsia="Comic Sans MS" w:hAnsi="Comic Sans MS" w:cs="Comic Sans MS"/>
          <w:i/>
          <w:sz w:val="28"/>
          <w:szCs w:val="28"/>
        </w:rPr>
        <w:t xml:space="preserve">Leo non ha voglia di studiare e sceglie di usare l’applicazione per passare tempo. Prende il cellulare, effettua il login ed inizia a giocare a “quiz di italiano”. Mentre gioca si rende conto che non riesce a superare il suo record personale, quindi, demoralizzato decide di </w:t>
      </w:r>
      <w:r>
        <w:rPr>
          <w:rFonts w:ascii="Comic Sans MS" w:eastAsia="Comic Sans MS" w:hAnsi="Comic Sans MS" w:cs="Comic Sans MS"/>
          <w:i/>
          <w:sz w:val="28"/>
          <w:szCs w:val="28"/>
        </w:rPr>
        <w:lastRenderedPageBreak/>
        <w:t>fermare il gioco, torna indietro  e sceglie “contando si impara”. Leo si appassiona e raggiunge il record più alto, adesso felice continua a giocare provando gli altri giochi disponibili.</w:t>
      </w:r>
    </w:p>
    <w:p w14:paraId="1BB0EB2F" w14:textId="77777777" w:rsidR="00453C8C" w:rsidRDefault="006B10E1">
      <w:pPr>
        <w:keepNext/>
        <w:spacing w:after="160" w:line="252" w:lineRule="auto"/>
        <w:ind w:left="284" w:firstLine="421"/>
        <w:rPr>
          <w:rFonts w:ascii="Comic Sans MS" w:eastAsia="Comic Sans MS" w:hAnsi="Comic Sans MS" w:cs="Comic Sans MS"/>
          <w:i/>
          <w:sz w:val="28"/>
          <w:szCs w:val="28"/>
        </w:rPr>
      </w:pPr>
      <w:r>
        <w:rPr>
          <w:rFonts w:ascii="Calibri" w:eastAsia="Calibri" w:hAnsi="Calibri" w:cs="Calibri"/>
          <w:b/>
          <w:sz w:val="40"/>
          <w:szCs w:val="40"/>
        </w:rPr>
        <w:t>SC_5</w:t>
      </w:r>
      <w:r>
        <w:rPr>
          <w:rFonts w:ascii="Calibri" w:eastAsia="Calibri" w:hAnsi="Calibri" w:cs="Calibri"/>
          <w:b/>
          <w:sz w:val="40"/>
          <w:szCs w:val="40"/>
        </w:rPr>
        <w:tab/>
        <w:t>Cancellazione di account</w:t>
      </w:r>
      <w:r>
        <w:rPr>
          <w:rFonts w:ascii="Calibri" w:eastAsia="Calibri" w:hAnsi="Calibri" w:cs="Calibri"/>
        </w:rPr>
        <w:br/>
      </w:r>
      <w:r>
        <w:rPr>
          <w:rFonts w:ascii="Comic Sans MS" w:eastAsia="Comic Sans MS" w:hAnsi="Comic Sans MS" w:cs="Comic Sans MS"/>
          <w:i/>
          <w:sz w:val="28"/>
          <w:szCs w:val="28"/>
        </w:rPr>
        <w:t>Flavio ha appena finito la 5a elementare e non ha più interesse nell’uso dell’applicazione. L’Amministratore cancella quindi l’account di Flavio. La maestra Maria deve trasferirsi ad un'altra scuola e non ha interesse di mantenere il suo account e quindi lo cancella.</w:t>
      </w:r>
    </w:p>
    <w:p w14:paraId="6D3B3DC4" w14:textId="77777777" w:rsidR="00453C8C" w:rsidRDefault="00453C8C">
      <w:pPr>
        <w:keepNext/>
        <w:spacing w:after="160" w:line="252" w:lineRule="auto"/>
        <w:ind w:left="1440"/>
        <w:rPr>
          <w:rFonts w:ascii="Calibri" w:eastAsia="Calibri" w:hAnsi="Calibri" w:cs="Calibri"/>
          <w:sz w:val="28"/>
          <w:szCs w:val="28"/>
        </w:rPr>
      </w:pPr>
    </w:p>
    <w:p w14:paraId="14BD844A" w14:textId="77777777" w:rsidR="00453C8C" w:rsidRDefault="00453C8C">
      <w:pPr>
        <w:keepNext/>
        <w:spacing w:after="160" w:line="252" w:lineRule="auto"/>
        <w:ind w:left="1440"/>
        <w:rPr>
          <w:rFonts w:ascii="Calibri" w:eastAsia="Calibri" w:hAnsi="Calibri" w:cs="Calibri"/>
          <w:sz w:val="28"/>
          <w:szCs w:val="28"/>
        </w:rPr>
      </w:pPr>
    </w:p>
    <w:p w14:paraId="4588B691" w14:textId="77777777" w:rsidR="00453C8C" w:rsidRDefault="00453C8C">
      <w:pPr>
        <w:keepNext/>
        <w:spacing w:after="160" w:line="252" w:lineRule="auto"/>
        <w:ind w:left="1440"/>
        <w:rPr>
          <w:rFonts w:ascii="Calibri" w:eastAsia="Calibri" w:hAnsi="Calibri" w:cs="Calibri"/>
          <w:sz w:val="28"/>
          <w:szCs w:val="28"/>
        </w:rPr>
      </w:pPr>
    </w:p>
    <w:p w14:paraId="28D0AE8C" w14:textId="77777777" w:rsidR="00453C8C" w:rsidRDefault="00453C8C">
      <w:pPr>
        <w:keepNext/>
        <w:spacing w:after="160" w:line="252" w:lineRule="auto"/>
        <w:ind w:left="1440"/>
        <w:rPr>
          <w:rFonts w:ascii="Calibri" w:eastAsia="Calibri" w:hAnsi="Calibri" w:cs="Calibri"/>
          <w:sz w:val="28"/>
          <w:szCs w:val="28"/>
        </w:rPr>
      </w:pPr>
    </w:p>
    <w:p w14:paraId="68C4EA7A" w14:textId="77777777" w:rsidR="00453C8C" w:rsidRDefault="00453C8C">
      <w:pPr>
        <w:keepNext/>
        <w:spacing w:after="160" w:line="252" w:lineRule="auto"/>
        <w:ind w:left="1440"/>
        <w:rPr>
          <w:rFonts w:ascii="Calibri" w:eastAsia="Calibri" w:hAnsi="Calibri" w:cs="Calibri"/>
          <w:sz w:val="28"/>
          <w:szCs w:val="28"/>
        </w:rPr>
      </w:pPr>
    </w:p>
    <w:p w14:paraId="65643E4F" w14:textId="77777777" w:rsidR="00453C8C" w:rsidRDefault="00453C8C">
      <w:pPr>
        <w:keepNext/>
        <w:spacing w:after="160" w:line="252" w:lineRule="auto"/>
        <w:ind w:left="1440"/>
        <w:rPr>
          <w:rFonts w:ascii="Calibri" w:eastAsia="Calibri" w:hAnsi="Calibri" w:cs="Calibri"/>
          <w:sz w:val="28"/>
          <w:szCs w:val="28"/>
        </w:rPr>
      </w:pPr>
    </w:p>
    <w:p w14:paraId="51B73D6E" w14:textId="77777777" w:rsidR="00453C8C" w:rsidRDefault="006B10E1">
      <w:pPr>
        <w:keepNext/>
        <w:numPr>
          <w:ilvl w:val="2"/>
          <w:numId w:val="10"/>
        </w:numPr>
        <w:spacing w:after="160" w:line="252" w:lineRule="auto"/>
        <w:ind w:left="840" w:firstLine="990"/>
        <w:contextualSpacing/>
        <w:rPr>
          <w:rFonts w:ascii="Calibri" w:eastAsia="Calibri" w:hAnsi="Calibri" w:cs="Calibri"/>
        </w:rPr>
      </w:pPr>
      <w:r>
        <w:rPr>
          <w:rFonts w:ascii="Calibri" w:eastAsia="Calibri" w:hAnsi="Calibri" w:cs="Calibri"/>
          <w:b/>
          <w:sz w:val="44"/>
          <w:szCs w:val="44"/>
        </w:rPr>
        <w:t>Casi d’uso</w:t>
      </w:r>
    </w:p>
    <w:p w14:paraId="7DBC91E7" w14:textId="77777777" w:rsidR="00453C8C" w:rsidRDefault="006B10E1">
      <w:pPr>
        <w:keepNext/>
        <w:numPr>
          <w:ilvl w:val="3"/>
          <w:numId w:val="10"/>
        </w:numPr>
        <w:spacing w:after="160" w:line="252" w:lineRule="auto"/>
        <w:ind w:left="0" w:firstLine="2520"/>
        <w:contextualSpacing/>
        <w:rPr>
          <w:rFonts w:ascii="Calibri" w:eastAsia="Calibri" w:hAnsi="Calibri" w:cs="Calibri"/>
        </w:rPr>
      </w:pPr>
      <w:r>
        <w:rPr>
          <w:rFonts w:ascii="Calibri" w:eastAsia="Calibri" w:hAnsi="Calibri" w:cs="Calibri"/>
          <w:b/>
          <w:sz w:val="40"/>
          <w:szCs w:val="40"/>
        </w:rPr>
        <w:t>Gestione Autenticazione</w:t>
      </w:r>
    </w:p>
    <w:p w14:paraId="46364F2B" w14:textId="77777777" w:rsidR="00453C8C" w:rsidRDefault="006B10E1">
      <w:pPr>
        <w:keepNext/>
        <w:spacing w:after="160" w:line="252" w:lineRule="auto"/>
        <w:rPr>
          <w:rFonts w:ascii="Calibri" w:eastAsia="Calibri" w:hAnsi="Calibri" w:cs="Calibri"/>
          <w:b/>
          <w:sz w:val="40"/>
          <w:szCs w:val="40"/>
        </w:rPr>
      </w:pPr>
      <w:r>
        <w:rPr>
          <w:noProof/>
        </w:rPr>
        <w:drawing>
          <wp:inline distT="114300" distB="114300" distL="114300" distR="114300" wp14:anchorId="50D7CFDA" wp14:editId="024DC24E">
            <wp:extent cx="5872163" cy="3250230"/>
            <wp:effectExtent l="0" t="0" r="0" b="0"/>
            <wp:docPr id="1" name="image05.png" descr="gestione autenticazione.png"/>
            <wp:cNvGraphicFramePr/>
            <a:graphic xmlns:a="http://schemas.openxmlformats.org/drawingml/2006/main">
              <a:graphicData uri="http://schemas.openxmlformats.org/drawingml/2006/picture">
                <pic:pic xmlns:pic="http://schemas.openxmlformats.org/drawingml/2006/picture">
                  <pic:nvPicPr>
                    <pic:cNvPr id="0" name="image05.png" descr="gestione autenticazione.png"/>
                    <pic:cNvPicPr preferRelativeResize="0"/>
                  </pic:nvPicPr>
                  <pic:blipFill>
                    <a:blip r:embed="rId10"/>
                    <a:srcRect/>
                    <a:stretch>
                      <a:fillRect/>
                    </a:stretch>
                  </pic:blipFill>
                  <pic:spPr>
                    <a:xfrm>
                      <a:off x="0" y="0"/>
                      <a:ext cx="5872163" cy="3250230"/>
                    </a:xfrm>
                    <a:prstGeom prst="rect">
                      <a:avLst/>
                    </a:prstGeom>
                    <a:ln/>
                  </pic:spPr>
                </pic:pic>
              </a:graphicData>
            </a:graphic>
          </wp:inline>
        </w:drawing>
      </w:r>
    </w:p>
    <w:p w14:paraId="2C87EF07" w14:textId="77777777" w:rsidR="00453C8C" w:rsidRDefault="00453C8C">
      <w:pPr>
        <w:keepNext/>
        <w:spacing w:after="160" w:line="252" w:lineRule="auto"/>
        <w:rPr>
          <w:rFonts w:ascii="Calibri" w:eastAsia="Calibri" w:hAnsi="Calibri" w:cs="Calibri"/>
          <w:b/>
          <w:sz w:val="40"/>
          <w:szCs w:val="40"/>
        </w:rPr>
      </w:pPr>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348"/>
      </w:tblGrid>
      <w:tr w:rsidR="00453C8C" w14:paraId="0F7ADA37" w14:textId="77777777">
        <w:tc>
          <w:tcPr>
            <w:tcW w:w="2652" w:type="dxa"/>
            <w:tcMar>
              <w:top w:w="100" w:type="dxa"/>
              <w:left w:w="100" w:type="dxa"/>
              <w:bottom w:w="100" w:type="dxa"/>
              <w:right w:w="100" w:type="dxa"/>
            </w:tcMar>
          </w:tcPr>
          <w:p w14:paraId="75E9A12D" w14:textId="77777777" w:rsidR="00453C8C" w:rsidRDefault="006B10E1">
            <w:pPr>
              <w:widowControl w:val="0"/>
              <w:rPr>
                <w:sz w:val="32"/>
                <w:szCs w:val="32"/>
              </w:rPr>
            </w:pPr>
            <w:r>
              <w:rPr>
                <w:rFonts w:ascii="Calibri" w:eastAsia="Calibri" w:hAnsi="Calibri" w:cs="Calibri"/>
                <w:b/>
                <w:sz w:val="32"/>
                <w:szCs w:val="32"/>
              </w:rPr>
              <w:t>ID</w:t>
            </w:r>
          </w:p>
        </w:tc>
        <w:tc>
          <w:tcPr>
            <w:tcW w:w="6348" w:type="dxa"/>
            <w:tcMar>
              <w:top w:w="100" w:type="dxa"/>
              <w:left w:w="100" w:type="dxa"/>
              <w:bottom w:w="100" w:type="dxa"/>
              <w:right w:w="100" w:type="dxa"/>
            </w:tcMar>
          </w:tcPr>
          <w:p w14:paraId="1ED9400C" w14:textId="77777777" w:rsidR="00453C8C" w:rsidRDefault="006B10E1">
            <w:pPr>
              <w:widowControl w:val="0"/>
            </w:pPr>
            <w:r>
              <w:rPr>
                <w:rFonts w:ascii="Calibri" w:eastAsia="Calibri" w:hAnsi="Calibri" w:cs="Calibri"/>
                <w:sz w:val="28"/>
                <w:szCs w:val="28"/>
              </w:rPr>
              <w:t>UC_1.0</w:t>
            </w:r>
          </w:p>
        </w:tc>
      </w:tr>
      <w:tr w:rsidR="00453C8C" w14:paraId="37C2723B" w14:textId="77777777">
        <w:tc>
          <w:tcPr>
            <w:tcW w:w="2652" w:type="dxa"/>
            <w:tcMar>
              <w:top w:w="100" w:type="dxa"/>
              <w:left w:w="100" w:type="dxa"/>
              <w:bottom w:w="100" w:type="dxa"/>
              <w:right w:w="100" w:type="dxa"/>
            </w:tcMar>
          </w:tcPr>
          <w:p w14:paraId="771218E3" w14:textId="77777777" w:rsidR="00453C8C" w:rsidRDefault="006B10E1">
            <w:pPr>
              <w:widowControl w:val="0"/>
              <w:rPr>
                <w:sz w:val="32"/>
                <w:szCs w:val="32"/>
              </w:rPr>
            </w:pPr>
            <w:r>
              <w:rPr>
                <w:rFonts w:ascii="Calibri" w:eastAsia="Calibri" w:hAnsi="Calibri" w:cs="Calibri"/>
                <w:b/>
                <w:sz w:val="32"/>
                <w:szCs w:val="32"/>
              </w:rPr>
              <w:t>Nome Use Case</w:t>
            </w:r>
          </w:p>
        </w:tc>
        <w:tc>
          <w:tcPr>
            <w:tcW w:w="6348" w:type="dxa"/>
            <w:tcMar>
              <w:top w:w="100" w:type="dxa"/>
              <w:left w:w="100" w:type="dxa"/>
              <w:bottom w:w="100" w:type="dxa"/>
              <w:right w:w="100" w:type="dxa"/>
            </w:tcMar>
          </w:tcPr>
          <w:p w14:paraId="0C51C36A" w14:textId="77777777" w:rsidR="00453C8C" w:rsidRDefault="006B10E1">
            <w:pPr>
              <w:widowControl w:val="0"/>
            </w:pPr>
            <w:r>
              <w:rPr>
                <w:rFonts w:ascii="Calibri" w:eastAsia="Calibri" w:hAnsi="Calibri" w:cs="Calibri"/>
                <w:sz w:val="28"/>
                <w:szCs w:val="28"/>
              </w:rPr>
              <w:t>Login</w:t>
            </w:r>
          </w:p>
        </w:tc>
      </w:tr>
      <w:tr w:rsidR="00453C8C" w14:paraId="5CB02AB7" w14:textId="77777777">
        <w:tc>
          <w:tcPr>
            <w:tcW w:w="2652" w:type="dxa"/>
            <w:tcMar>
              <w:top w:w="100" w:type="dxa"/>
              <w:left w:w="100" w:type="dxa"/>
              <w:bottom w:w="100" w:type="dxa"/>
              <w:right w:w="100" w:type="dxa"/>
            </w:tcMar>
          </w:tcPr>
          <w:p w14:paraId="39A5082B" w14:textId="77777777" w:rsidR="00453C8C" w:rsidRDefault="006B10E1">
            <w:pPr>
              <w:widowControl w:val="0"/>
              <w:rPr>
                <w:sz w:val="32"/>
                <w:szCs w:val="32"/>
              </w:rPr>
            </w:pPr>
            <w:r>
              <w:rPr>
                <w:rFonts w:ascii="Calibri" w:eastAsia="Calibri" w:hAnsi="Calibri" w:cs="Calibri"/>
                <w:b/>
                <w:sz w:val="32"/>
                <w:szCs w:val="32"/>
              </w:rPr>
              <w:t>Partecipanti</w:t>
            </w:r>
          </w:p>
        </w:tc>
        <w:tc>
          <w:tcPr>
            <w:tcW w:w="6348" w:type="dxa"/>
            <w:tcMar>
              <w:top w:w="100" w:type="dxa"/>
              <w:left w:w="100" w:type="dxa"/>
              <w:bottom w:w="100" w:type="dxa"/>
              <w:right w:w="100" w:type="dxa"/>
            </w:tcMar>
          </w:tcPr>
          <w:p w14:paraId="0B371F15" w14:textId="77777777" w:rsidR="00453C8C" w:rsidRDefault="006B10E1">
            <w:pPr>
              <w:widowControl w:val="0"/>
            </w:pPr>
            <w:r>
              <w:rPr>
                <w:rFonts w:ascii="Calibri" w:eastAsia="Calibri" w:hAnsi="Calibri" w:cs="Calibri"/>
                <w:sz w:val="28"/>
                <w:szCs w:val="28"/>
              </w:rPr>
              <w:t>Utente Registrato</w:t>
            </w:r>
          </w:p>
        </w:tc>
      </w:tr>
      <w:tr w:rsidR="00453C8C" w14:paraId="2CF4F7AB" w14:textId="77777777">
        <w:tc>
          <w:tcPr>
            <w:tcW w:w="2652" w:type="dxa"/>
            <w:tcMar>
              <w:top w:w="100" w:type="dxa"/>
              <w:left w:w="100" w:type="dxa"/>
              <w:bottom w:w="100" w:type="dxa"/>
              <w:right w:w="100" w:type="dxa"/>
            </w:tcMar>
          </w:tcPr>
          <w:p w14:paraId="6D639042" w14:textId="77777777" w:rsidR="00453C8C" w:rsidRDefault="006B10E1">
            <w:pPr>
              <w:widowControl w:val="0"/>
              <w:rPr>
                <w:sz w:val="32"/>
                <w:szCs w:val="32"/>
              </w:rPr>
            </w:pPr>
            <w:r>
              <w:rPr>
                <w:rFonts w:ascii="Calibri" w:eastAsia="Calibri" w:hAnsi="Calibri" w:cs="Calibri"/>
                <w:b/>
                <w:sz w:val="32"/>
                <w:szCs w:val="32"/>
              </w:rPr>
              <w:t>Condizione di Ingresso</w:t>
            </w:r>
          </w:p>
        </w:tc>
        <w:tc>
          <w:tcPr>
            <w:tcW w:w="6348" w:type="dxa"/>
            <w:tcMar>
              <w:top w:w="100" w:type="dxa"/>
              <w:left w:w="100" w:type="dxa"/>
              <w:bottom w:w="100" w:type="dxa"/>
              <w:right w:w="100" w:type="dxa"/>
            </w:tcMar>
          </w:tcPr>
          <w:p w14:paraId="1FA235C1" w14:textId="77777777" w:rsidR="00453C8C" w:rsidRDefault="006B10E1">
            <w:pPr>
              <w:widowControl w:val="0"/>
            </w:pPr>
            <w:r>
              <w:rPr>
                <w:rFonts w:ascii="Calibri" w:eastAsia="Calibri" w:hAnsi="Calibri" w:cs="Calibri"/>
                <w:sz w:val="28"/>
                <w:szCs w:val="28"/>
              </w:rPr>
              <w:t>L’utente si collega all’applicazione.</w:t>
            </w:r>
          </w:p>
        </w:tc>
      </w:tr>
      <w:tr w:rsidR="00453C8C" w14:paraId="02D3D304" w14:textId="77777777">
        <w:tc>
          <w:tcPr>
            <w:tcW w:w="2652" w:type="dxa"/>
            <w:tcMar>
              <w:top w:w="100" w:type="dxa"/>
              <w:left w:w="100" w:type="dxa"/>
              <w:bottom w:w="100" w:type="dxa"/>
              <w:right w:w="100" w:type="dxa"/>
            </w:tcMar>
          </w:tcPr>
          <w:p w14:paraId="4CCE2AB2" w14:textId="77777777" w:rsidR="00453C8C" w:rsidRDefault="006B10E1">
            <w:pPr>
              <w:widowControl w:val="0"/>
              <w:rPr>
                <w:sz w:val="32"/>
                <w:szCs w:val="32"/>
              </w:rPr>
            </w:pPr>
            <w:r>
              <w:rPr>
                <w:rFonts w:ascii="Calibri" w:eastAsia="Calibri" w:hAnsi="Calibri" w:cs="Calibri"/>
                <w:b/>
                <w:sz w:val="32"/>
                <w:szCs w:val="32"/>
              </w:rPr>
              <w:t>Flusso di Eventi</w:t>
            </w:r>
          </w:p>
        </w:tc>
        <w:tc>
          <w:tcPr>
            <w:tcW w:w="6348" w:type="dxa"/>
            <w:tcMar>
              <w:top w:w="100" w:type="dxa"/>
              <w:left w:w="100" w:type="dxa"/>
              <w:bottom w:w="100" w:type="dxa"/>
              <w:right w:w="100" w:type="dxa"/>
            </w:tcMar>
          </w:tcPr>
          <w:p w14:paraId="1C48C4C2" w14:textId="77777777" w:rsidR="00453C8C" w:rsidRDefault="00453C8C">
            <w:pPr>
              <w:widowControl w:val="0"/>
              <w:spacing w:line="276" w:lineRule="auto"/>
              <w:rPr>
                <w:sz w:val="32"/>
                <w:szCs w:val="32"/>
              </w:rPr>
            </w:pPr>
          </w:p>
          <w:tbl>
            <w:tblPr>
              <w:tblStyle w:val="a1"/>
              <w:tblW w:w="6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6"/>
              <w:gridCol w:w="3508"/>
            </w:tblGrid>
            <w:tr w:rsidR="00453C8C" w14:paraId="1DA1D691" w14:textId="77777777">
              <w:trPr>
                <w:trHeight w:val="420"/>
              </w:trPr>
              <w:tc>
                <w:tcPr>
                  <w:tcW w:w="2766" w:type="dxa"/>
                </w:tcPr>
                <w:p w14:paraId="2EB11501"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Utente</w:t>
                  </w:r>
                </w:p>
              </w:tc>
              <w:tc>
                <w:tcPr>
                  <w:tcW w:w="3508" w:type="dxa"/>
                </w:tcPr>
                <w:p w14:paraId="5A7F88A0" w14:textId="77777777" w:rsidR="00453C8C" w:rsidRDefault="006B10E1">
                  <w:pPr>
                    <w:widowControl w:val="0"/>
                  </w:pPr>
                  <w:r>
                    <w:rPr>
                      <w:rFonts w:ascii="Calibri" w:eastAsia="Calibri" w:hAnsi="Calibri" w:cs="Calibri"/>
                      <w:sz w:val="28"/>
                      <w:szCs w:val="28"/>
                    </w:rPr>
                    <w:t xml:space="preserve">                  Sistema</w:t>
                  </w:r>
                </w:p>
                <w:p w14:paraId="69A943FB" w14:textId="77777777" w:rsidR="00453C8C" w:rsidRDefault="00453C8C">
                  <w:pPr>
                    <w:widowControl w:val="0"/>
                    <w:rPr>
                      <w:rFonts w:ascii="Calibri" w:eastAsia="Calibri" w:hAnsi="Calibri" w:cs="Calibri"/>
                      <w:sz w:val="28"/>
                      <w:szCs w:val="28"/>
                    </w:rPr>
                  </w:pPr>
                </w:p>
              </w:tc>
            </w:tr>
            <w:tr w:rsidR="00453C8C" w14:paraId="04ED6C3A" w14:textId="77777777">
              <w:tc>
                <w:tcPr>
                  <w:tcW w:w="2766" w:type="dxa"/>
                </w:tcPr>
                <w:p w14:paraId="64B13F1B" w14:textId="77777777" w:rsidR="00453C8C" w:rsidRDefault="006B10E1">
                  <w:pPr>
                    <w:widowControl w:val="0"/>
                  </w:pPr>
                  <w:r>
                    <w:rPr>
                      <w:rFonts w:ascii="Calibri" w:eastAsia="Calibri" w:hAnsi="Calibri" w:cs="Calibri"/>
                      <w:sz w:val="28"/>
                      <w:szCs w:val="28"/>
                    </w:rPr>
                    <w:t xml:space="preserve">L’utente inserisce </w:t>
                  </w:r>
                </w:p>
                <w:p w14:paraId="7ECEE51E" w14:textId="77777777" w:rsidR="00453C8C" w:rsidRDefault="006B10E1">
                  <w:pPr>
                    <w:widowControl w:val="0"/>
                  </w:pPr>
                  <w:r>
                    <w:rPr>
                      <w:rFonts w:ascii="Calibri" w:eastAsia="Calibri" w:hAnsi="Calibri" w:cs="Calibri"/>
                      <w:sz w:val="28"/>
                      <w:szCs w:val="28"/>
                    </w:rPr>
                    <w:t>username e password</w:t>
                  </w:r>
                </w:p>
                <w:p w14:paraId="6238A8D5" w14:textId="77777777" w:rsidR="00453C8C" w:rsidRDefault="006B10E1">
                  <w:pPr>
                    <w:widowControl w:val="0"/>
                  </w:pPr>
                  <w:r>
                    <w:rPr>
                      <w:rFonts w:ascii="Calibri" w:eastAsia="Calibri" w:hAnsi="Calibri" w:cs="Calibri"/>
                      <w:sz w:val="28"/>
                      <w:szCs w:val="28"/>
                    </w:rPr>
                    <w:t>e preme il tasto di</w:t>
                  </w:r>
                </w:p>
                <w:p w14:paraId="32B1D3D0" w14:textId="77777777" w:rsidR="00453C8C" w:rsidRDefault="006B10E1">
                  <w:pPr>
                    <w:widowControl w:val="0"/>
                  </w:pPr>
                  <w:r>
                    <w:rPr>
                      <w:rFonts w:ascii="Calibri" w:eastAsia="Calibri" w:hAnsi="Calibri" w:cs="Calibri"/>
                      <w:sz w:val="28"/>
                      <w:szCs w:val="28"/>
                    </w:rPr>
                    <w:t>“login”.</w:t>
                  </w:r>
                </w:p>
              </w:tc>
              <w:tc>
                <w:tcPr>
                  <w:tcW w:w="3508" w:type="dxa"/>
                </w:tcPr>
                <w:p w14:paraId="6B17A3A2" w14:textId="77777777" w:rsidR="00453C8C" w:rsidRDefault="00453C8C">
                  <w:pPr>
                    <w:widowControl w:val="0"/>
                    <w:rPr>
                      <w:rFonts w:ascii="Calibri" w:eastAsia="Calibri" w:hAnsi="Calibri" w:cs="Calibri"/>
                      <w:sz w:val="28"/>
                      <w:szCs w:val="28"/>
                    </w:rPr>
                  </w:pPr>
                </w:p>
              </w:tc>
            </w:tr>
            <w:tr w:rsidR="00453C8C" w14:paraId="48DE939A" w14:textId="77777777">
              <w:tc>
                <w:tcPr>
                  <w:tcW w:w="2766" w:type="dxa"/>
                </w:tcPr>
                <w:p w14:paraId="235D8F9D" w14:textId="77777777" w:rsidR="00453C8C" w:rsidRDefault="00453C8C">
                  <w:pPr>
                    <w:widowControl w:val="0"/>
                    <w:rPr>
                      <w:rFonts w:ascii="Calibri" w:eastAsia="Calibri" w:hAnsi="Calibri" w:cs="Calibri"/>
                      <w:sz w:val="28"/>
                      <w:szCs w:val="28"/>
                    </w:rPr>
                  </w:pPr>
                </w:p>
              </w:tc>
              <w:tc>
                <w:tcPr>
                  <w:tcW w:w="3508" w:type="dxa"/>
                </w:tcPr>
                <w:p w14:paraId="575B49C2" w14:textId="77777777" w:rsidR="00453C8C" w:rsidRDefault="006B10E1">
                  <w:pPr>
                    <w:widowControl w:val="0"/>
                    <w:jc w:val="right"/>
                  </w:pPr>
                  <w:r>
                    <w:rPr>
                      <w:rFonts w:ascii="Calibri" w:eastAsia="Calibri" w:hAnsi="Calibri" w:cs="Calibri"/>
                      <w:sz w:val="28"/>
                      <w:szCs w:val="28"/>
                    </w:rPr>
                    <w:t>Il sistema elabora</w:t>
                  </w:r>
                  <w:r>
                    <w:t xml:space="preserve"> </w:t>
                  </w:r>
                  <w:r>
                    <w:rPr>
                      <w:rFonts w:ascii="Calibri" w:eastAsia="Calibri" w:hAnsi="Calibri" w:cs="Calibri"/>
                      <w:sz w:val="28"/>
                      <w:szCs w:val="28"/>
                    </w:rPr>
                    <w:t>i dati ricevuti e autentica l’utente</w:t>
                  </w:r>
                </w:p>
                <w:p w14:paraId="64297B81" w14:textId="77777777" w:rsidR="00453C8C" w:rsidRDefault="006B10E1">
                  <w:pPr>
                    <w:widowControl w:val="0"/>
                    <w:jc w:val="right"/>
                  </w:pPr>
                  <w:r>
                    <w:rPr>
                      <w:rFonts w:ascii="Calibri" w:eastAsia="Calibri" w:hAnsi="Calibri" w:cs="Calibri"/>
                      <w:sz w:val="28"/>
                      <w:szCs w:val="28"/>
                    </w:rPr>
                    <w:t>altrimenti si esegue</w:t>
                  </w:r>
                </w:p>
                <w:p w14:paraId="2673F083"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il caso d’uso UC_1.2.</w:t>
                  </w:r>
                </w:p>
              </w:tc>
            </w:tr>
          </w:tbl>
          <w:p w14:paraId="1DD155C3" w14:textId="77777777" w:rsidR="00453C8C" w:rsidRDefault="00453C8C">
            <w:pPr>
              <w:widowControl w:val="0"/>
            </w:pPr>
          </w:p>
        </w:tc>
      </w:tr>
      <w:tr w:rsidR="00453C8C" w14:paraId="5D226C98" w14:textId="77777777">
        <w:tc>
          <w:tcPr>
            <w:tcW w:w="2652" w:type="dxa"/>
            <w:tcMar>
              <w:top w:w="100" w:type="dxa"/>
              <w:left w:w="100" w:type="dxa"/>
              <w:bottom w:w="100" w:type="dxa"/>
              <w:right w:w="100" w:type="dxa"/>
            </w:tcMar>
          </w:tcPr>
          <w:p w14:paraId="1352E446" w14:textId="77777777" w:rsidR="00453C8C" w:rsidRDefault="006B10E1">
            <w:pPr>
              <w:widowControl w:val="0"/>
              <w:rPr>
                <w:sz w:val="32"/>
                <w:szCs w:val="32"/>
              </w:rPr>
            </w:pPr>
            <w:r>
              <w:rPr>
                <w:rFonts w:ascii="Calibri" w:eastAsia="Calibri" w:hAnsi="Calibri" w:cs="Calibri"/>
                <w:b/>
                <w:sz w:val="32"/>
                <w:szCs w:val="32"/>
              </w:rPr>
              <w:t>Condizione d’uscita</w:t>
            </w:r>
          </w:p>
        </w:tc>
        <w:tc>
          <w:tcPr>
            <w:tcW w:w="6348" w:type="dxa"/>
            <w:tcMar>
              <w:top w:w="100" w:type="dxa"/>
              <w:left w:w="100" w:type="dxa"/>
              <w:bottom w:w="100" w:type="dxa"/>
              <w:right w:w="100" w:type="dxa"/>
            </w:tcMar>
          </w:tcPr>
          <w:p w14:paraId="6E0BFE29"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L’utente ha effettuato l’accesso all’applicazione.</w:t>
            </w:r>
          </w:p>
        </w:tc>
      </w:tr>
      <w:tr w:rsidR="00453C8C" w14:paraId="2D5C8909" w14:textId="77777777">
        <w:tc>
          <w:tcPr>
            <w:tcW w:w="2652" w:type="dxa"/>
            <w:tcMar>
              <w:top w:w="100" w:type="dxa"/>
              <w:left w:w="100" w:type="dxa"/>
              <w:bottom w:w="100" w:type="dxa"/>
              <w:right w:w="100" w:type="dxa"/>
            </w:tcMar>
          </w:tcPr>
          <w:p w14:paraId="0CACED3F" w14:textId="77777777" w:rsidR="00453C8C" w:rsidRDefault="006B10E1">
            <w:pPr>
              <w:widowControl w:val="0"/>
              <w:rPr>
                <w:sz w:val="32"/>
                <w:szCs w:val="32"/>
              </w:rPr>
            </w:pPr>
            <w:r>
              <w:rPr>
                <w:rFonts w:ascii="Calibri" w:eastAsia="Calibri" w:hAnsi="Calibri" w:cs="Calibri"/>
                <w:b/>
                <w:sz w:val="32"/>
                <w:szCs w:val="32"/>
              </w:rPr>
              <w:t>Eccezioni</w:t>
            </w:r>
          </w:p>
        </w:tc>
        <w:tc>
          <w:tcPr>
            <w:tcW w:w="6348" w:type="dxa"/>
            <w:tcMar>
              <w:top w:w="100" w:type="dxa"/>
              <w:left w:w="100" w:type="dxa"/>
              <w:bottom w:w="100" w:type="dxa"/>
              <w:right w:w="100" w:type="dxa"/>
            </w:tcMar>
          </w:tcPr>
          <w:p w14:paraId="61163E2F"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DatiErrati</w:t>
            </w:r>
          </w:p>
        </w:tc>
      </w:tr>
      <w:tr w:rsidR="00453C8C" w14:paraId="313613AF" w14:textId="77777777">
        <w:tc>
          <w:tcPr>
            <w:tcW w:w="2652" w:type="dxa"/>
            <w:tcMar>
              <w:top w:w="100" w:type="dxa"/>
              <w:left w:w="100" w:type="dxa"/>
              <w:bottom w:w="100" w:type="dxa"/>
              <w:right w:w="100" w:type="dxa"/>
            </w:tcMar>
          </w:tcPr>
          <w:p w14:paraId="5201F0B1" w14:textId="77777777" w:rsidR="00453C8C" w:rsidRDefault="006B10E1">
            <w:pPr>
              <w:widowControl w:val="0"/>
              <w:rPr>
                <w:sz w:val="32"/>
                <w:szCs w:val="32"/>
              </w:rPr>
            </w:pPr>
            <w:r>
              <w:rPr>
                <w:rFonts w:ascii="Calibri" w:eastAsia="Calibri" w:hAnsi="Calibri" w:cs="Calibri"/>
                <w:b/>
                <w:sz w:val="32"/>
                <w:szCs w:val="32"/>
              </w:rPr>
              <w:t>Requisiti di qualità</w:t>
            </w:r>
          </w:p>
        </w:tc>
        <w:tc>
          <w:tcPr>
            <w:tcW w:w="6348" w:type="dxa"/>
            <w:tcMar>
              <w:top w:w="100" w:type="dxa"/>
              <w:left w:w="100" w:type="dxa"/>
              <w:bottom w:w="100" w:type="dxa"/>
              <w:right w:w="100" w:type="dxa"/>
            </w:tcMar>
          </w:tcPr>
          <w:p w14:paraId="2F7B88A6" w14:textId="77777777" w:rsidR="00453C8C" w:rsidRDefault="00453C8C">
            <w:pPr>
              <w:widowControl w:val="0"/>
            </w:pPr>
          </w:p>
        </w:tc>
      </w:tr>
    </w:tbl>
    <w:p w14:paraId="029DF014" w14:textId="77777777" w:rsidR="00453C8C" w:rsidRDefault="00453C8C"/>
    <w:p w14:paraId="000FD808" w14:textId="77777777" w:rsidR="00453C8C" w:rsidRDefault="00453C8C"/>
    <w:tbl>
      <w:tblPr>
        <w:tblStyle w:val="a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6490"/>
      </w:tblGrid>
      <w:tr w:rsidR="00453C8C" w14:paraId="360C8D64" w14:textId="77777777">
        <w:tc>
          <w:tcPr>
            <w:tcW w:w="2510" w:type="dxa"/>
            <w:tcMar>
              <w:top w:w="100" w:type="dxa"/>
              <w:left w:w="100" w:type="dxa"/>
              <w:bottom w:w="100" w:type="dxa"/>
              <w:right w:w="100" w:type="dxa"/>
            </w:tcMar>
          </w:tcPr>
          <w:p w14:paraId="7ADF5730" w14:textId="77777777" w:rsidR="00453C8C" w:rsidRDefault="006B10E1">
            <w:pPr>
              <w:widowControl w:val="0"/>
              <w:rPr>
                <w:sz w:val="32"/>
                <w:szCs w:val="32"/>
              </w:rPr>
            </w:pPr>
            <w:r>
              <w:rPr>
                <w:rFonts w:ascii="Calibri" w:eastAsia="Calibri" w:hAnsi="Calibri" w:cs="Calibri"/>
                <w:b/>
                <w:sz w:val="32"/>
                <w:szCs w:val="32"/>
              </w:rPr>
              <w:t>ID</w:t>
            </w:r>
          </w:p>
        </w:tc>
        <w:tc>
          <w:tcPr>
            <w:tcW w:w="6490" w:type="dxa"/>
            <w:tcMar>
              <w:top w:w="100" w:type="dxa"/>
              <w:left w:w="100" w:type="dxa"/>
              <w:bottom w:w="100" w:type="dxa"/>
              <w:right w:w="100" w:type="dxa"/>
            </w:tcMar>
          </w:tcPr>
          <w:p w14:paraId="6520CAAF" w14:textId="77777777" w:rsidR="00453C8C" w:rsidRDefault="006B10E1">
            <w:pPr>
              <w:widowControl w:val="0"/>
            </w:pPr>
            <w:r>
              <w:rPr>
                <w:rFonts w:ascii="Calibri" w:eastAsia="Calibri" w:hAnsi="Calibri" w:cs="Calibri"/>
                <w:sz w:val="28"/>
                <w:szCs w:val="28"/>
              </w:rPr>
              <w:t>UC_1.1</w:t>
            </w:r>
          </w:p>
        </w:tc>
      </w:tr>
      <w:tr w:rsidR="00453C8C" w14:paraId="7DE8978D" w14:textId="77777777">
        <w:tc>
          <w:tcPr>
            <w:tcW w:w="2510" w:type="dxa"/>
            <w:tcMar>
              <w:top w:w="100" w:type="dxa"/>
              <w:left w:w="100" w:type="dxa"/>
              <w:bottom w:w="100" w:type="dxa"/>
              <w:right w:w="100" w:type="dxa"/>
            </w:tcMar>
          </w:tcPr>
          <w:p w14:paraId="1A990BCC" w14:textId="77777777" w:rsidR="00453C8C" w:rsidRDefault="006B10E1">
            <w:pPr>
              <w:widowControl w:val="0"/>
              <w:rPr>
                <w:sz w:val="32"/>
                <w:szCs w:val="32"/>
              </w:rPr>
            </w:pPr>
            <w:r>
              <w:rPr>
                <w:rFonts w:ascii="Calibri" w:eastAsia="Calibri" w:hAnsi="Calibri" w:cs="Calibri"/>
                <w:b/>
                <w:sz w:val="32"/>
                <w:szCs w:val="32"/>
              </w:rPr>
              <w:t>Nome Use Case</w:t>
            </w:r>
          </w:p>
        </w:tc>
        <w:tc>
          <w:tcPr>
            <w:tcW w:w="6490" w:type="dxa"/>
            <w:tcMar>
              <w:top w:w="100" w:type="dxa"/>
              <w:left w:w="100" w:type="dxa"/>
              <w:bottom w:w="100" w:type="dxa"/>
              <w:right w:w="100" w:type="dxa"/>
            </w:tcMar>
          </w:tcPr>
          <w:p w14:paraId="7C665C1C" w14:textId="77777777" w:rsidR="00453C8C" w:rsidRDefault="006B10E1">
            <w:pPr>
              <w:widowControl w:val="0"/>
            </w:pPr>
            <w:r>
              <w:rPr>
                <w:rFonts w:ascii="Calibri" w:eastAsia="Calibri" w:hAnsi="Calibri" w:cs="Calibri"/>
                <w:sz w:val="28"/>
                <w:szCs w:val="28"/>
              </w:rPr>
              <w:t>Logout</w:t>
            </w:r>
          </w:p>
        </w:tc>
      </w:tr>
      <w:tr w:rsidR="00453C8C" w14:paraId="6475B0E4" w14:textId="77777777">
        <w:tc>
          <w:tcPr>
            <w:tcW w:w="2510" w:type="dxa"/>
            <w:tcMar>
              <w:top w:w="100" w:type="dxa"/>
              <w:left w:w="100" w:type="dxa"/>
              <w:bottom w:w="100" w:type="dxa"/>
              <w:right w:w="100" w:type="dxa"/>
            </w:tcMar>
          </w:tcPr>
          <w:p w14:paraId="5F0B0650" w14:textId="77777777" w:rsidR="00453C8C" w:rsidRDefault="006B10E1">
            <w:pPr>
              <w:widowControl w:val="0"/>
              <w:rPr>
                <w:sz w:val="32"/>
                <w:szCs w:val="32"/>
              </w:rPr>
            </w:pPr>
            <w:r>
              <w:rPr>
                <w:rFonts w:ascii="Calibri" w:eastAsia="Calibri" w:hAnsi="Calibri" w:cs="Calibri"/>
                <w:b/>
                <w:sz w:val="32"/>
                <w:szCs w:val="32"/>
              </w:rPr>
              <w:t>Partecipanti</w:t>
            </w:r>
          </w:p>
        </w:tc>
        <w:tc>
          <w:tcPr>
            <w:tcW w:w="6490" w:type="dxa"/>
            <w:tcMar>
              <w:top w:w="100" w:type="dxa"/>
              <w:left w:w="100" w:type="dxa"/>
              <w:bottom w:w="100" w:type="dxa"/>
              <w:right w:w="100" w:type="dxa"/>
            </w:tcMar>
          </w:tcPr>
          <w:p w14:paraId="44FE2246" w14:textId="77777777" w:rsidR="00453C8C" w:rsidRDefault="006B10E1">
            <w:pPr>
              <w:widowControl w:val="0"/>
            </w:pPr>
            <w:r>
              <w:rPr>
                <w:rFonts w:ascii="Calibri" w:eastAsia="Calibri" w:hAnsi="Calibri" w:cs="Calibri"/>
                <w:sz w:val="28"/>
                <w:szCs w:val="28"/>
              </w:rPr>
              <w:t>Utente Registrato</w:t>
            </w:r>
          </w:p>
        </w:tc>
      </w:tr>
      <w:tr w:rsidR="00453C8C" w14:paraId="065908F0" w14:textId="77777777">
        <w:tc>
          <w:tcPr>
            <w:tcW w:w="2510" w:type="dxa"/>
            <w:tcMar>
              <w:top w:w="100" w:type="dxa"/>
              <w:left w:w="100" w:type="dxa"/>
              <w:bottom w:w="100" w:type="dxa"/>
              <w:right w:w="100" w:type="dxa"/>
            </w:tcMar>
          </w:tcPr>
          <w:p w14:paraId="12101663" w14:textId="77777777" w:rsidR="00453C8C" w:rsidRDefault="006B10E1">
            <w:pPr>
              <w:widowControl w:val="0"/>
              <w:rPr>
                <w:sz w:val="32"/>
                <w:szCs w:val="32"/>
              </w:rPr>
            </w:pPr>
            <w:r>
              <w:rPr>
                <w:rFonts w:ascii="Calibri" w:eastAsia="Calibri" w:hAnsi="Calibri" w:cs="Calibri"/>
                <w:b/>
                <w:sz w:val="32"/>
                <w:szCs w:val="32"/>
              </w:rPr>
              <w:t xml:space="preserve">Condizione di </w:t>
            </w:r>
            <w:r>
              <w:rPr>
                <w:rFonts w:ascii="Calibri" w:eastAsia="Calibri" w:hAnsi="Calibri" w:cs="Calibri"/>
                <w:b/>
                <w:sz w:val="32"/>
                <w:szCs w:val="32"/>
              </w:rPr>
              <w:lastRenderedPageBreak/>
              <w:t>Ingresso</w:t>
            </w:r>
          </w:p>
        </w:tc>
        <w:tc>
          <w:tcPr>
            <w:tcW w:w="6490" w:type="dxa"/>
            <w:tcMar>
              <w:top w:w="100" w:type="dxa"/>
              <w:left w:w="100" w:type="dxa"/>
              <w:bottom w:w="100" w:type="dxa"/>
              <w:right w:w="100" w:type="dxa"/>
            </w:tcMar>
          </w:tcPr>
          <w:p w14:paraId="0E379B9A" w14:textId="77777777" w:rsidR="00453C8C" w:rsidRDefault="006B10E1">
            <w:pPr>
              <w:widowControl w:val="0"/>
            </w:pPr>
            <w:r>
              <w:rPr>
                <w:rFonts w:ascii="Calibri" w:eastAsia="Calibri" w:hAnsi="Calibri" w:cs="Calibri"/>
                <w:sz w:val="28"/>
                <w:szCs w:val="28"/>
              </w:rPr>
              <w:lastRenderedPageBreak/>
              <w:t xml:space="preserve">L’utente registrato che ha effettuato il login (UC_1.0) </w:t>
            </w:r>
            <w:r>
              <w:rPr>
                <w:rFonts w:ascii="Calibri" w:eastAsia="Calibri" w:hAnsi="Calibri" w:cs="Calibri"/>
                <w:sz w:val="28"/>
                <w:szCs w:val="28"/>
              </w:rPr>
              <w:lastRenderedPageBreak/>
              <w:t>accede alla sezione “Account”.</w:t>
            </w:r>
          </w:p>
        </w:tc>
      </w:tr>
      <w:tr w:rsidR="00453C8C" w14:paraId="331E4830" w14:textId="77777777">
        <w:tc>
          <w:tcPr>
            <w:tcW w:w="2510" w:type="dxa"/>
            <w:tcMar>
              <w:top w:w="100" w:type="dxa"/>
              <w:left w:w="100" w:type="dxa"/>
              <w:bottom w:w="100" w:type="dxa"/>
              <w:right w:w="100" w:type="dxa"/>
            </w:tcMar>
          </w:tcPr>
          <w:p w14:paraId="20B89630" w14:textId="77777777" w:rsidR="00453C8C" w:rsidRDefault="006B10E1">
            <w:pPr>
              <w:widowControl w:val="0"/>
              <w:rPr>
                <w:sz w:val="32"/>
                <w:szCs w:val="32"/>
              </w:rPr>
            </w:pPr>
            <w:r>
              <w:rPr>
                <w:rFonts w:ascii="Calibri" w:eastAsia="Calibri" w:hAnsi="Calibri" w:cs="Calibri"/>
                <w:b/>
                <w:sz w:val="32"/>
                <w:szCs w:val="32"/>
              </w:rPr>
              <w:lastRenderedPageBreak/>
              <w:t>Flusso di Eventi</w:t>
            </w:r>
          </w:p>
        </w:tc>
        <w:tc>
          <w:tcPr>
            <w:tcW w:w="6490" w:type="dxa"/>
            <w:tcMar>
              <w:top w:w="100" w:type="dxa"/>
              <w:left w:w="100" w:type="dxa"/>
              <w:bottom w:w="100" w:type="dxa"/>
              <w:right w:w="100" w:type="dxa"/>
            </w:tcMar>
          </w:tcPr>
          <w:p w14:paraId="64666F59" w14:textId="77777777" w:rsidR="00453C8C" w:rsidRDefault="00453C8C">
            <w:pPr>
              <w:widowControl w:val="0"/>
              <w:spacing w:line="276" w:lineRule="auto"/>
              <w:rPr>
                <w:sz w:val="32"/>
                <w:szCs w:val="32"/>
              </w:rPr>
            </w:pPr>
          </w:p>
          <w:tbl>
            <w:tblPr>
              <w:tblStyle w:val="a3"/>
              <w:tblW w:w="6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39"/>
              <w:gridCol w:w="2835"/>
            </w:tblGrid>
            <w:tr w:rsidR="00453C8C" w14:paraId="6BCDFBD4" w14:textId="77777777">
              <w:tc>
                <w:tcPr>
                  <w:tcW w:w="3439" w:type="dxa"/>
                </w:tcPr>
                <w:p w14:paraId="48CAA736"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Utente</w:t>
                  </w:r>
                </w:p>
              </w:tc>
              <w:tc>
                <w:tcPr>
                  <w:tcW w:w="2835" w:type="dxa"/>
                </w:tcPr>
                <w:p w14:paraId="217DA274"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Sistema</w:t>
                  </w:r>
                </w:p>
              </w:tc>
            </w:tr>
            <w:tr w:rsidR="00453C8C" w14:paraId="384D0BBA" w14:textId="77777777">
              <w:tc>
                <w:tcPr>
                  <w:tcW w:w="3439" w:type="dxa"/>
                </w:tcPr>
                <w:p w14:paraId="5842DCFD" w14:textId="77777777" w:rsidR="00453C8C" w:rsidRDefault="00453C8C">
                  <w:pPr>
                    <w:widowControl w:val="0"/>
                    <w:jc w:val="right"/>
                    <w:rPr>
                      <w:rFonts w:ascii="Calibri" w:eastAsia="Calibri" w:hAnsi="Calibri" w:cs="Calibri"/>
                      <w:sz w:val="28"/>
                      <w:szCs w:val="28"/>
                    </w:rPr>
                  </w:pPr>
                </w:p>
              </w:tc>
              <w:tc>
                <w:tcPr>
                  <w:tcW w:w="2835" w:type="dxa"/>
                </w:tcPr>
                <w:p w14:paraId="1824C22F" w14:textId="77777777" w:rsidR="00453C8C" w:rsidRDefault="006B10E1">
                  <w:pPr>
                    <w:widowControl w:val="0"/>
                    <w:jc w:val="right"/>
                  </w:pPr>
                  <w:r>
                    <w:rPr>
                      <w:rFonts w:ascii="Calibri" w:eastAsia="Calibri" w:hAnsi="Calibri" w:cs="Calibri"/>
                      <w:sz w:val="28"/>
                      <w:szCs w:val="28"/>
                    </w:rPr>
                    <w:t>Il sistema mostra una</w:t>
                  </w:r>
                </w:p>
                <w:p w14:paraId="553A4A9B" w14:textId="77777777" w:rsidR="00453C8C" w:rsidRDefault="006B10E1">
                  <w:pPr>
                    <w:widowControl w:val="0"/>
                    <w:jc w:val="right"/>
                  </w:pPr>
                  <w:r>
                    <w:rPr>
                      <w:rFonts w:ascii="Calibri" w:eastAsia="Calibri" w:hAnsi="Calibri" w:cs="Calibri"/>
                      <w:sz w:val="28"/>
                      <w:szCs w:val="28"/>
                    </w:rPr>
                    <w:t>schermata con le informazioni e l’opzione</w:t>
                  </w:r>
                  <w:r>
                    <w:t xml:space="preserve"> </w:t>
                  </w:r>
                  <w:r>
                    <w:rPr>
                      <w:rFonts w:ascii="Calibri" w:eastAsia="Calibri" w:hAnsi="Calibri" w:cs="Calibri"/>
                      <w:sz w:val="28"/>
                      <w:szCs w:val="28"/>
                    </w:rPr>
                    <w:t>di “logout”.</w:t>
                  </w:r>
                </w:p>
              </w:tc>
            </w:tr>
            <w:tr w:rsidR="00453C8C" w14:paraId="6AE7B7DC" w14:textId="77777777">
              <w:tc>
                <w:tcPr>
                  <w:tcW w:w="3439" w:type="dxa"/>
                </w:tcPr>
                <w:p w14:paraId="7EC7BC3A" w14:textId="77777777" w:rsidR="00453C8C" w:rsidRDefault="006B10E1">
                  <w:pPr>
                    <w:widowControl w:val="0"/>
                  </w:pPr>
                  <w:r>
                    <w:rPr>
                      <w:rFonts w:ascii="Calibri" w:eastAsia="Calibri" w:hAnsi="Calibri" w:cs="Calibri"/>
                      <w:sz w:val="28"/>
                      <w:szCs w:val="28"/>
                    </w:rPr>
                    <w:t>Per uscire dal sistema</w:t>
                  </w:r>
                </w:p>
                <w:p w14:paraId="4F8CFF38"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l’utente clicca su “logout”.</w:t>
                  </w:r>
                </w:p>
              </w:tc>
              <w:tc>
                <w:tcPr>
                  <w:tcW w:w="2835" w:type="dxa"/>
                </w:tcPr>
                <w:p w14:paraId="6F27F4D0" w14:textId="77777777" w:rsidR="00453C8C" w:rsidRDefault="00453C8C">
                  <w:pPr>
                    <w:widowControl w:val="0"/>
                    <w:jc w:val="right"/>
                    <w:rPr>
                      <w:rFonts w:ascii="Calibri" w:eastAsia="Calibri" w:hAnsi="Calibri" w:cs="Calibri"/>
                      <w:sz w:val="28"/>
                      <w:szCs w:val="28"/>
                    </w:rPr>
                  </w:pPr>
                </w:p>
              </w:tc>
            </w:tr>
            <w:tr w:rsidR="00453C8C" w14:paraId="3DDEF87C" w14:textId="77777777">
              <w:tc>
                <w:tcPr>
                  <w:tcW w:w="3439" w:type="dxa"/>
                </w:tcPr>
                <w:p w14:paraId="56856D21" w14:textId="77777777" w:rsidR="00453C8C" w:rsidRDefault="00453C8C">
                  <w:pPr>
                    <w:widowControl w:val="0"/>
                    <w:jc w:val="right"/>
                    <w:rPr>
                      <w:rFonts w:ascii="Calibri" w:eastAsia="Calibri" w:hAnsi="Calibri" w:cs="Calibri"/>
                      <w:sz w:val="28"/>
                      <w:szCs w:val="28"/>
                    </w:rPr>
                  </w:pPr>
                </w:p>
              </w:tc>
              <w:tc>
                <w:tcPr>
                  <w:tcW w:w="2835" w:type="dxa"/>
                </w:tcPr>
                <w:p w14:paraId="57B86EB7" w14:textId="77777777" w:rsidR="00453C8C" w:rsidRDefault="006B10E1">
                  <w:pPr>
                    <w:widowControl w:val="0"/>
                    <w:jc w:val="right"/>
                  </w:pPr>
                  <w:r>
                    <w:rPr>
                      <w:rFonts w:ascii="Calibri" w:eastAsia="Calibri" w:hAnsi="Calibri" w:cs="Calibri"/>
                      <w:sz w:val="28"/>
                      <w:szCs w:val="28"/>
                    </w:rPr>
                    <w:t>Il sistema mostra un</w:t>
                  </w:r>
                </w:p>
                <w:p w14:paraId="597C599D" w14:textId="77777777" w:rsidR="00453C8C" w:rsidRDefault="006B10E1">
                  <w:pPr>
                    <w:widowControl w:val="0"/>
                    <w:jc w:val="right"/>
                  </w:pPr>
                  <w:r>
                    <w:rPr>
                      <w:rFonts w:ascii="Calibri" w:eastAsia="Calibri" w:hAnsi="Calibri" w:cs="Calibri"/>
                      <w:sz w:val="28"/>
                      <w:szCs w:val="28"/>
                    </w:rPr>
                    <w:t xml:space="preserve"> messaggio di Alert</w:t>
                  </w:r>
                </w:p>
                <w:p w14:paraId="1286D4E6" w14:textId="77777777" w:rsidR="00453C8C" w:rsidRDefault="006B10E1">
                  <w:pPr>
                    <w:widowControl w:val="0"/>
                    <w:jc w:val="right"/>
                  </w:pPr>
                  <w:r>
                    <w:rPr>
                      <w:rFonts w:ascii="Calibri" w:eastAsia="Calibri" w:hAnsi="Calibri" w:cs="Calibri"/>
                      <w:sz w:val="28"/>
                      <w:szCs w:val="28"/>
                    </w:rPr>
                    <w:t>“Vuoi davvero uscire</w:t>
                  </w:r>
                </w:p>
                <w:p w14:paraId="59A22E81" w14:textId="77777777" w:rsidR="00453C8C" w:rsidRDefault="006B10E1">
                  <w:pPr>
                    <w:widowControl w:val="0"/>
                    <w:jc w:val="right"/>
                  </w:pPr>
                  <w:r>
                    <w:rPr>
                      <w:rFonts w:ascii="Calibri" w:eastAsia="Calibri" w:hAnsi="Calibri" w:cs="Calibri"/>
                      <w:sz w:val="28"/>
                      <w:szCs w:val="28"/>
                    </w:rPr>
                    <w:t xml:space="preserve">dal tuo account? </w:t>
                  </w:r>
                  <w:r>
                    <w:rPr>
                      <w:rFonts w:ascii="Calibri" w:eastAsia="Calibri" w:hAnsi="Calibri" w:cs="Calibri"/>
                      <w:sz w:val="28"/>
                      <w:szCs w:val="28"/>
                    </w:rPr>
                    <w:br/>
                    <w:t>Si o No”.</w:t>
                  </w:r>
                </w:p>
              </w:tc>
            </w:tr>
            <w:tr w:rsidR="00453C8C" w14:paraId="054308A6" w14:textId="77777777">
              <w:tc>
                <w:tcPr>
                  <w:tcW w:w="3439" w:type="dxa"/>
                </w:tcPr>
                <w:p w14:paraId="2DEF7CEC"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L’utente per uscire clicca sul pulsante “Si”.</w:t>
                  </w:r>
                </w:p>
              </w:tc>
              <w:tc>
                <w:tcPr>
                  <w:tcW w:w="2835" w:type="dxa"/>
                </w:tcPr>
                <w:p w14:paraId="57983556" w14:textId="77777777" w:rsidR="00453C8C" w:rsidRDefault="00453C8C">
                  <w:pPr>
                    <w:widowControl w:val="0"/>
                    <w:jc w:val="right"/>
                    <w:rPr>
                      <w:rFonts w:ascii="Calibri" w:eastAsia="Calibri" w:hAnsi="Calibri" w:cs="Calibri"/>
                      <w:sz w:val="28"/>
                      <w:szCs w:val="28"/>
                    </w:rPr>
                  </w:pPr>
                </w:p>
              </w:tc>
            </w:tr>
            <w:tr w:rsidR="00453C8C" w14:paraId="7F53C6BF" w14:textId="77777777">
              <w:tc>
                <w:tcPr>
                  <w:tcW w:w="3439" w:type="dxa"/>
                </w:tcPr>
                <w:p w14:paraId="77AF8B10" w14:textId="77777777" w:rsidR="00453C8C" w:rsidRDefault="00453C8C">
                  <w:pPr>
                    <w:widowControl w:val="0"/>
                    <w:rPr>
                      <w:rFonts w:ascii="Calibri" w:eastAsia="Calibri" w:hAnsi="Calibri" w:cs="Calibri"/>
                      <w:sz w:val="28"/>
                      <w:szCs w:val="28"/>
                    </w:rPr>
                  </w:pPr>
                </w:p>
              </w:tc>
              <w:tc>
                <w:tcPr>
                  <w:tcW w:w="2835" w:type="dxa"/>
                </w:tcPr>
                <w:p w14:paraId="2476DEF3"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Il sistema riporterà l’utente sulla home page, così da poter effettuare una nuova autenticazione (US_1.0)</w:t>
                  </w:r>
                </w:p>
              </w:tc>
            </w:tr>
          </w:tbl>
          <w:p w14:paraId="4BFC8F9D" w14:textId="77777777" w:rsidR="00453C8C" w:rsidRDefault="00453C8C">
            <w:pPr>
              <w:widowControl w:val="0"/>
              <w:jc w:val="right"/>
            </w:pPr>
          </w:p>
        </w:tc>
      </w:tr>
      <w:tr w:rsidR="00453C8C" w14:paraId="266AFF58" w14:textId="77777777">
        <w:tc>
          <w:tcPr>
            <w:tcW w:w="2510" w:type="dxa"/>
            <w:tcMar>
              <w:top w:w="100" w:type="dxa"/>
              <w:left w:w="100" w:type="dxa"/>
              <w:bottom w:w="100" w:type="dxa"/>
              <w:right w:w="100" w:type="dxa"/>
            </w:tcMar>
          </w:tcPr>
          <w:p w14:paraId="2BC41E39" w14:textId="77777777" w:rsidR="00453C8C" w:rsidRDefault="006B10E1">
            <w:pPr>
              <w:widowControl w:val="0"/>
              <w:rPr>
                <w:sz w:val="32"/>
                <w:szCs w:val="32"/>
              </w:rPr>
            </w:pPr>
            <w:r>
              <w:rPr>
                <w:rFonts w:ascii="Calibri" w:eastAsia="Calibri" w:hAnsi="Calibri" w:cs="Calibri"/>
                <w:b/>
                <w:sz w:val="32"/>
                <w:szCs w:val="32"/>
              </w:rPr>
              <w:t>Condizione d’uscita</w:t>
            </w:r>
          </w:p>
        </w:tc>
        <w:tc>
          <w:tcPr>
            <w:tcW w:w="6490" w:type="dxa"/>
            <w:tcMar>
              <w:top w:w="100" w:type="dxa"/>
              <w:left w:w="100" w:type="dxa"/>
              <w:bottom w:w="100" w:type="dxa"/>
              <w:right w:w="100" w:type="dxa"/>
            </w:tcMar>
          </w:tcPr>
          <w:p w14:paraId="1DC840CF" w14:textId="77777777" w:rsidR="00453C8C" w:rsidRDefault="006B10E1">
            <w:pPr>
              <w:widowControl w:val="0"/>
            </w:pPr>
            <w:r>
              <w:rPr>
                <w:rFonts w:ascii="Calibri" w:eastAsia="Calibri" w:hAnsi="Calibri" w:cs="Calibri"/>
                <w:sz w:val="28"/>
                <w:szCs w:val="28"/>
              </w:rPr>
              <w:t>L’utente ha effettuato correttamente il logout dal sistema</w:t>
            </w:r>
          </w:p>
        </w:tc>
      </w:tr>
      <w:tr w:rsidR="00453C8C" w14:paraId="60AA212C" w14:textId="77777777">
        <w:trPr>
          <w:trHeight w:val="380"/>
        </w:trPr>
        <w:tc>
          <w:tcPr>
            <w:tcW w:w="2510" w:type="dxa"/>
            <w:tcMar>
              <w:top w:w="100" w:type="dxa"/>
              <w:left w:w="100" w:type="dxa"/>
              <w:bottom w:w="100" w:type="dxa"/>
              <w:right w:w="100" w:type="dxa"/>
            </w:tcMar>
          </w:tcPr>
          <w:p w14:paraId="71D2AB02" w14:textId="77777777" w:rsidR="00453C8C" w:rsidRDefault="006B10E1">
            <w:pPr>
              <w:widowControl w:val="0"/>
              <w:rPr>
                <w:sz w:val="32"/>
                <w:szCs w:val="32"/>
              </w:rPr>
            </w:pPr>
            <w:r>
              <w:rPr>
                <w:rFonts w:ascii="Calibri" w:eastAsia="Calibri" w:hAnsi="Calibri" w:cs="Calibri"/>
                <w:b/>
                <w:sz w:val="32"/>
                <w:szCs w:val="32"/>
              </w:rPr>
              <w:t>Eccezioni</w:t>
            </w:r>
          </w:p>
        </w:tc>
        <w:tc>
          <w:tcPr>
            <w:tcW w:w="6490" w:type="dxa"/>
            <w:tcMar>
              <w:top w:w="100" w:type="dxa"/>
              <w:left w:w="100" w:type="dxa"/>
              <w:bottom w:w="100" w:type="dxa"/>
              <w:right w:w="100" w:type="dxa"/>
            </w:tcMar>
          </w:tcPr>
          <w:p w14:paraId="39F755FA" w14:textId="77777777" w:rsidR="00453C8C" w:rsidRDefault="00453C8C">
            <w:pPr>
              <w:widowControl w:val="0"/>
            </w:pPr>
          </w:p>
        </w:tc>
      </w:tr>
      <w:tr w:rsidR="00453C8C" w14:paraId="35024F5E" w14:textId="77777777">
        <w:tc>
          <w:tcPr>
            <w:tcW w:w="2510" w:type="dxa"/>
            <w:tcMar>
              <w:top w:w="100" w:type="dxa"/>
              <w:left w:w="100" w:type="dxa"/>
              <w:bottom w:w="100" w:type="dxa"/>
              <w:right w:w="100" w:type="dxa"/>
            </w:tcMar>
          </w:tcPr>
          <w:p w14:paraId="79C78E84" w14:textId="77777777" w:rsidR="00453C8C" w:rsidRDefault="006B10E1">
            <w:pPr>
              <w:widowControl w:val="0"/>
              <w:rPr>
                <w:sz w:val="32"/>
                <w:szCs w:val="32"/>
              </w:rPr>
            </w:pPr>
            <w:r>
              <w:rPr>
                <w:rFonts w:ascii="Calibri" w:eastAsia="Calibri" w:hAnsi="Calibri" w:cs="Calibri"/>
                <w:b/>
                <w:sz w:val="32"/>
                <w:szCs w:val="32"/>
              </w:rPr>
              <w:t>Requisiti di qualità</w:t>
            </w:r>
          </w:p>
        </w:tc>
        <w:tc>
          <w:tcPr>
            <w:tcW w:w="6490" w:type="dxa"/>
            <w:tcMar>
              <w:top w:w="100" w:type="dxa"/>
              <w:left w:w="100" w:type="dxa"/>
              <w:bottom w:w="100" w:type="dxa"/>
              <w:right w:w="100" w:type="dxa"/>
            </w:tcMar>
          </w:tcPr>
          <w:p w14:paraId="77B34F9E" w14:textId="77777777" w:rsidR="00453C8C" w:rsidRDefault="00453C8C">
            <w:pPr>
              <w:widowControl w:val="0"/>
            </w:pPr>
          </w:p>
        </w:tc>
      </w:tr>
    </w:tbl>
    <w:p w14:paraId="34ABA370" w14:textId="77777777" w:rsidR="00453C8C" w:rsidRDefault="00453C8C"/>
    <w:p w14:paraId="37A9D4CF" w14:textId="77777777" w:rsidR="00453C8C" w:rsidRDefault="00453C8C"/>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6490"/>
      </w:tblGrid>
      <w:tr w:rsidR="00453C8C" w14:paraId="6CED3676" w14:textId="77777777">
        <w:tc>
          <w:tcPr>
            <w:tcW w:w="2510" w:type="dxa"/>
            <w:tcMar>
              <w:top w:w="100" w:type="dxa"/>
              <w:left w:w="100" w:type="dxa"/>
              <w:bottom w:w="100" w:type="dxa"/>
              <w:right w:w="100" w:type="dxa"/>
            </w:tcMar>
          </w:tcPr>
          <w:p w14:paraId="0955C9DE" w14:textId="77777777" w:rsidR="00453C8C" w:rsidRDefault="006B10E1">
            <w:pPr>
              <w:widowControl w:val="0"/>
              <w:rPr>
                <w:sz w:val="32"/>
                <w:szCs w:val="32"/>
              </w:rPr>
            </w:pPr>
            <w:r>
              <w:rPr>
                <w:rFonts w:ascii="Calibri" w:eastAsia="Calibri" w:hAnsi="Calibri" w:cs="Calibri"/>
                <w:b/>
                <w:sz w:val="32"/>
                <w:szCs w:val="32"/>
              </w:rPr>
              <w:t>ID</w:t>
            </w:r>
          </w:p>
        </w:tc>
        <w:tc>
          <w:tcPr>
            <w:tcW w:w="6490" w:type="dxa"/>
            <w:tcMar>
              <w:top w:w="100" w:type="dxa"/>
              <w:left w:w="100" w:type="dxa"/>
              <w:bottom w:w="100" w:type="dxa"/>
              <w:right w:w="100" w:type="dxa"/>
            </w:tcMar>
          </w:tcPr>
          <w:p w14:paraId="3B2DF3C2" w14:textId="77777777" w:rsidR="00453C8C" w:rsidRPr="00FE0B80" w:rsidRDefault="006B10E1">
            <w:pPr>
              <w:widowControl w:val="0"/>
              <w:rPr>
                <w:sz w:val="48"/>
              </w:rPr>
            </w:pPr>
            <w:r w:rsidRPr="00FE0B80">
              <w:rPr>
                <w:rFonts w:ascii="Calibri" w:eastAsia="Calibri" w:hAnsi="Calibri" w:cs="Calibri"/>
                <w:sz w:val="48"/>
                <w:szCs w:val="28"/>
              </w:rPr>
              <w:t>UC_1.2</w:t>
            </w:r>
          </w:p>
        </w:tc>
      </w:tr>
      <w:tr w:rsidR="00453C8C" w14:paraId="692EACB2" w14:textId="77777777">
        <w:tc>
          <w:tcPr>
            <w:tcW w:w="2510" w:type="dxa"/>
            <w:tcMar>
              <w:top w:w="100" w:type="dxa"/>
              <w:left w:w="100" w:type="dxa"/>
              <w:bottom w:w="100" w:type="dxa"/>
              <w:right w:w="100" w:type="dxa"/>
            </w:tcMar>
          </w:tcPr>
          <w:p w14:paraId="634F36AA" w14:textId="77777777" w:rsidR="00453C8C" w:rsidRDefault="006B10E1">
            <w:pPr>
              <w:widowControl w:val="0"/>
              <w:rPr>
                <w:sz w:val="32"/>
                <w:szCs w:val="32"/>
              </w:rPr>
            </w:pPr>
            <w:r>
              <w:rPr>
                <w:rFonts w:ascii="Calibri" w:eastAsia="Calibri" w:hAnsi="Calibri" w:cs="Calibri"/>
                <w:b/>
                <w:sz w:val="32"/>
                <w:szCs w:val="32"/>
              </w:rPr>
              <w:t>Nome Use Case</w:t>
            </w:r>
          </w:p>
        </w:tc>
        <w:tc>
          <w:tcPr>
            <w:tcW w:w="6490" w:type="dxa"/>
            <w:tcMar>
              <w:top w:w="100" w:type="dxa"/>
              <w:left w:w="100" w:type="dxa"/>
              <w:bottom w:w="100" w:type="dxa"/>
              <w:right w:w="100" w:type="dxa"/>
            </w:tcMar>
          </w:tcPr>
          <w:p w14:paraId="70F103E0" w14:textId="77777777" w:rsidR="00453C8C" w:rsidRDefault="006B10E1">
            <w:pPr>
              <w:widowControl w:val="0"/>
            </w:pPr>
            <w:r>
              <w:rPr>
                <w:rFonts w:ascii="Calibri" w:eastAsia="Calibri" w:hAnsi="Calibri" w:cs="Calibri"/>
                <w:sz w:val="28"/>
                <w:szCs w:val="28"/>
              </w:rPr>
              <w:t>DatiErrati</w:t>
            </w:r>
          </w:p>
        </w:tc>
      </w:tr>
      <w:tr w:rsidR="00453C8C" w14:paraId="4BB8356D" w14:textId="77777777">
        <w:tc>
          <w:tcPr>
            <w:tcW w:w="2510" w:type="dxa"/>
            <w:tcMar>
              <w:top w:w="100" w:type="dxa"/>
              <w:left w:w="100" w:type="dxa"/>
              <w:bottom w:w="100" w:type="dxa"/>
              <w:right w:w="100" w:type="dxa"/>
            </w:tcMar>
          </w:tcPr>
          <w:p w14:paraId="3EA4207A" w14:textId="77777777" w:rsidR="00453C8C" w:rsidRDefault="006B10E1">
            <w:pPr>
              <w:widowControl w:val="0"/>
              <w:rPr>
                <w:sz w:val="32"/>
                <w:szCs w:val="32"/>
              </w:rPr>
            </w:pPr>
            <w:r>
              <w:rPr>
                <w:rFonts w:ascii="Calibri" w:eastAsia="Calibri" w:hAnsi="Calibri" w:cs="Calibri"/>
                <w:b/>
                <w:sz w:val="32"/>
                <w:szCs w:val="32"/>
              </w:rPr>
              <w:t>Partecipanti</w:t>
            </w:r>
          </w:p>
        </w:tc>
        <w:tc>
          <w:tcPr>
            <w:tcW w:w="6490" w:type="dxa"/>
            <w:tcMar>
              <w:top w:w="100" w:type="dxa"/>
              <w:left w:w="100" w:type="dxa"/>
              <w:bottom w:w="100" w:type="dxa"/>
              <w:right w:w="100" w:type="dxa"/>
            </w:tcMar>
          </w:tcPr>
          <w:p w14:paraId="397EACCE" w14:textId="77777777" w:rsidR="00453C8C" w:rsidRDefault="006B10E1">
            <w:pPr>
              <w:widowControl w:val="0"/>
            </w:pPr>
            <w:r>
              <w:rPr>
                <w:rFonts w:ascii="Calibri" w:eastAsia="Calibri" w:hAnsi="Calibri" w:cs="Calibri"/>
                <w:sz w:val="28"/>
                <w:szCs w:val="28"/>
              </w:rPr>
              <w:t>Utente Registrato</w:t>
            </w:r>
          </w:p>
        </w:tc>
      </w:tr>
      <w:tr w:rsidR="00453C8C" w14:paraId="617F8D14" w14:textId="77777777">
        <w:tc>
          <w:tcPr>
            <w:tcW w:w="2510" w:type="dxa"/>
            <w:tcMar>
              <w:top w:w="100" w:type="dxa"/>
              <w:left w:w="100" w:type="dxa"/>
              <w:bottom w:w="100" w:type="dxa"/>
              <w:right w:w="100" w:type="dxa"/>
            </w:tcMar>
          </w:tcPr>
          <w:p w14:paraId="74E66139" w14:textId="77777777" w:rsidR="00453C8C" w:rsidRDefault="006B10E1">
            <w:pPr>
              <w:widowControl w:val="0"/>
              <w:rPr>
                <w:sz w:val="32"/>
                <w:szCs w:val="32"/>
              </w:rPr>
            </w:pPr>
            <w:r>
              <w:rPr>
                <w:rFonts w:ascii="Calibri" w:eastAsia="Calibri" w:hAnsi="Calibri" w:cs="Calibri"/>
                <w:b/>
                <w:sz w:val="32"/>
                <w:szCs w:val="32"/>
              </w:rPr>
              <w:lastRenderedPageBreak/>
              <w:t>Condizione di Ingresso</w:t>
            </w:r>
          </w:p>
        </w:tc>
        <w:tc>
          <w:tcPr>
            <w:tcW w:w="6490" w:type="dxa"/>
            <w:tcMar>
              <w:top w:w="100" w:type="dxa"/>
              <w:left w:w="100" w:type="dxa"/>
              <w:bottom w:w="100" w:type="dxa"/>
              <w:right w:w="100" w:type="dxa"/>
            </w:tcMar>
          </w:tcPr>
          <w:p w14:paraId="452CC49D" w14:textId="77777777" w:rsidR="00453C8C" w:rsidRDefault="006B10E1">
            <w:pPr>
              <w:widowControl w:val="0"/>
            </w:pPr>
            <w:r>
              <w:rPr>
                <w:rFonts w:ascii="Calibri" w:eastAsia="Calibri" w:hAnsi="Calibri" w:cs="Calibri"/>
                <w:sz w:val="28"/>
                <w:szCs w:val="28"/>
              </w:rPr>
              <w:t>L’utente si collega all’applicazione, accede alla pagina di autenticazione ed effettua il login inserendo dati errati.</w:t>
            </w:r>
          </w:p>
        </w:tc>
      </w:tr>
      <w:tr w:rsidR="00453C8C" w14:paraId="23FABA46" w14:textId="77777777">
        <w:trPr>
          <w:trHeight w:val="5660"/>
        </w:trPr>
        <w:tc>
          <w:tcPr>
            <w:tcW w:w="2510" w:type="dxa"/>
            <w:tcMar>
              <w:top w:w="100" w:type="dxa"/>
              <w:left w:w="100" w:type="dxa"/>
              <w:bottom w:w="100" w:type="dxa"/>
              <w:right w:w="100" w:type="dxa"/>
            </w:tcMar>
          </w:tcPr>
          <w:p w14:paraId="7554347E" w14:textId="77777777" w:rsidR="00453C8C" w:rsidRDefault="006B10E1">
            <w:pPr>
              <w:widowControl w:val="0"/>
              <w:rPr>
                <w:sz w:val="32"/>
                <w:szCs w:val="32"/>
              </w:rPr>
            </w:pPr>
            <w:r>
              <w:rPr>
                <w:rFonts w:ascii="Calibri" w:eastAsia="Calibri" w:hAnsi="Calibri" w:cs="Calibri"/>
                <w:b/>
                <w:sz w:val="32"/>
                <w:szCs w:val="32"/>
              </w:rPr>
              <w:t>Flusso di Eventi</w:t>
            </w:r>
          </w:p>
        </w:tc>
        <w:tc>
          <w:tcPr>
            <w:tcW w:w="6490" w:type="dxa"/>
            <w:tcMar>
              <w:top w:w="100" w:type="dxa"/>
              <w:left w:w="100" w:type="dxa"/>
              <w:bottom w:w="100" w:type="dxa"/>
              <w:right w:w="100" w:type="dxa"/>
            </w:tcMar>
          </w:tcPr>
          <w:p w14:paraId="3A6ECC1F" w14:textId="77777777" w:rsidR="00453C8C" w:rsidRDefault="00453C8C">
            <w:pPr>
              <w:widowControl w:val="0"/>
              <w:spacing w:line="276" w:lineRule="auto"/>
              <w:rPr>
                <w:sz w:val="32"/>
                <w:szCs w:val="32"/>
              </w:rPr>
            </w:pPr>
          </w:p>
          <w:tbl>
            <w:tblPr>
              <w:tblStyle w:val="a5"/>
              <w:tblW w:w="6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7"/>
              <w:gridCol w:w="4075"/>
            </w:tblGrid>
            <w:tr w:rsidR="00453C8C" w14:paraId="66C88400" w14:textId="77777777">
              <w:tc>
                <w:tcPr>
                  <w:tcW w:w="2057" w:type="dxa"/>
                </w:tcPr>
                <w:p w14:paraId="47998EF6" w14:textId="77777777" w:rsidR="00453C8C" w:rsidRDefault="006B10E1">
                  <w:pPr>
                    <w:widowControl w:val="0"/>
                    <w:rPr>
                      <w:sz w:val="28"/>
                      <w:szCs w:val="28"/>
                    </w:rPr>
                  </w:pPr>
                  <w:r>
                    <w:rPr>
                      <w:rFonts w:ascii="Calibri" w:eastAsia="Calibri" w:hAnsi="Calibri" w:cs="Calibri"/>
                      <w:sz w:val="28"/>
                      <w:szCs w:val="28"/>
                    </w:rPr>
                    <w:t xml:space="preserve">Utente                             </w:t>
                  </w:r>
                </w:p>
              </w:tc>
              <w:tc>
                <w:tcPr>
                  <w:tcW w:w="4075" w:type="dxa"/>
                </w:tcPr>
                <w:p w14:paraId="690E5B11" w14:textId="77777777" w:rsidR="00453C8C" w:rsidRDefault="006B10E1">
                  <w:pPr>
                    <w:widowControl w:val="0"/>
                    <w:rPr>
                      <w:sz w:val="28"/>
                      <w:szCs w:val="28"/>
                    </w:rPr>
                  </w:pPr>
                  <w:r>
                    <w:rPr>
                      <w:sz w:val="28"/>
                      <w:szCs w:val="28"/>
                    </w:rPr>
                    <w:t>Sistema</w:t>
                  </w:r>
                </w:p>
              </w:tc>
            </w:tr>
            <w:tr w:rsidR="00453C8C" w14:paraId="577B7EFF" w14:textId="77777777">
              <w:tc>
                <w:tcPr>
                  <w:tcW w:w="2057" w:type="dxa"/>
                </w:tcPr>
                <w:p w14:paraId="357CD243" w14:textId="77777777" w:rsidR="00453C8C" w:rsidRDefault="00453C8C">
                  <w:pPr>
                    <w:widowControl w:val="0"/>
                  </w:pPr>
                </w:p>
              </w:tc>
              <w:tc>
                <w:tcPr>
                  <w:tcW w:w="4075" w:type="dxa"/>
                </w:tcPr>
                <w:p w14:paraId="109B1B26" w14:textId="77777777" w:rsidR="00453C8C" w:rsidRDefault="006B10E1">
                  <w:pPr>
                    <w:widowControl w:val="0"/>
                    <w:jc w:val="right"/>
                  </w:pPr>
                  <w:r>
                    <w:rPr>
                      <w:rFonts w:ascii="Calibri" w:eastAsia="Calibri" w:hAnsi="Calibri" w:cs="Calibri"/>
                      <w:sz w:val="28"/>
                      <w:szCs w:val="28"/>
                    </w:rPr>
                    <w:t xml:space="preserve">Il sistema elabora le informazioni ricevute, non riconosce l’utente </w:t>
                  </w:r>
                </w:p>
                <w:p w14:paraId="296D4D3C" w14:textId="77777777" w:rsidR="00453C8C" w:rsidRDefault="006B10E1">
                  <w:pPr>
                    <w:widowControl w:val="0"/>
                    <w:jc w:val="right"/>
                  </w:pPr>
                  <w:r>
                    <w:rPr>
                      <w:rFonts w:ascii="Calibri" w:eastAsia="Calibri" w:hAnsi="Calibri" w:cs="Calibri"/>
                      <w:sz w:val="28"/>
                      <w:szCs w:val="28"/>
                    </w:rPr>
                    <w:t>registrato in quanto non risulta nel database. Mostrerà una messaggio contenente</w:t>
                  </w:r>
                </w:p>
                <w:p w14:paraId="6138B4C3" w14:textId="77777777" w:rsidR="00453C8C" w:rsidRDefault="006B10E1">
                  <w:pPr>
                    <w:widowControl w:val="0"/>
                    <w:jc w:val="right"/>
                  </w:pPr>
                  <w:r>
                    <w:rPr>
                      <w:rFonts w:ascii="Calibri" w:eastAsia="Calibri" w:hAnsi="Calibri" w:cs="Calibri"/>
                      <w:sz w:val="28"/>
                      <w:szCs w:val="28"/>
                    </w:rPr>
                    <w:t xml:space="preserve"> “username errato o password errata” .</w:t>
                  </w:r>
                </w:p>
              </w:tc>
            </w:tr>
            <w:tr w:rsidR="00453C8C" w14:paraId="155D96CA" w14:textId="77777777">
              <w:tc>
                <w:tcPr>
                  <w:tcW w:w="2057" w:type="dxa"/>
                </w:tcPr>
                <w:p w14:paraId="37C3D487" w14:textId="77777777" w:rsidR="00453C8C" w:rsidRDefault="006B10E1">
                  <w:pPr>
                    <w:widowControl w:val="0"/>
                  </w:pPr>
                  <w:r>
                    <w:rPr>
                      <w:rFonts w:ascii="Calibri" w:eastAsia="Calibri" w:hAnsi="Calibri" w:cs="Calibri"/>
                      <w:sz w:val="28"/>
                      <w:szCs w:val="28"/>
                    </w:rPr>
                    <w:t>L’utente visualizza la</w:t>
                  </w:r>
                </w:p>
                <w:p w14:paraId="6EBD1B5A" w14:textId="77777777" w:rsidR="00453C8C" w:rsidRDefault="006B10E1">
                  <w:pPr>
                    <w:widowControl w:val="0"/>
                  </w:pPr>
                  <w:r>
                    <w:rPr>
                      <w:rFonts w:ascii="Calibri" w:eastAsia="Calibri" w:hAnsi="Calibri" w:cs="Calibri"/>
                      <w:sz w:val="28"/>
                      <w:szCs w:val="28"/>
                    </w:rPr>
                    <w:t>schermata di errore e reinserisce i dati.</w:t>
                  </w:r>
                </w:p>
              </w:tc>
              <w:tc>
                <w:tcPr>
                  <w:tcW w:w="4075" w:type="dxa"/>
                </w:tcPr>
                <w:p w14:paraId="67CF4381" w14:textId="77777777" w:rsidR="00453C8C" w:rsidRDefault="00453C8C">
                  <w:pPr>
                    <w:widowControl w:val="0"/>
                  </w:pPr>
                </w:p>
              </w:tc>
            </w:tr>
          </w:tbl>
          <w:p w14:paraId="426E7E94" w14:textId="77777777" w:rsidR="00453C8C" w:rsidRDefault="00453C8C">
            <w:pPr>
              <w:widowControl w:val="0"/>
            </w:pPr>
          </w:p>
        </w:tc>
      </w:tr>
      <w:tr w:rsidR="00453C8C" w14:paraId="628C8350" w14:textId="77777777">
        <w:tc>
          <w:tcPr>
            <w:tcW w:w="2510" w:type="dxa"/>
            <w:tcMar>
              <w:top w:w="100" w:type="dxa"/>
              <w:left w:w="100" w:type="dxa"/>
              <w:bottom w:w="100" w:type="dxa"/>
              <w:right w:w="100" w:type="dxa"/>
            </w:tcMar>
          </w:tcPr>
          <w:p w14:paraId="64C8E658" w14:textId="77777777" w:rsidR="00453C8C" w:rsidRDefault="006B10E1">
            <w:pPr>
              <w:widowControl w:val="0"/>
              <w:rPr>
                <w:sz w:val="32"/>
                <w:szCs w:val="32"/>
              </w:rPr>
            </w:pPr>
            <w:r>
              <w:rPr>
                <w:rFonts w:ascii="Calibri" w:eastAsia="Calibri" w:hAnsi="Calibri" w:cs="Calibri"/>
                <w:b/>
                <w:sz w:val="32"/>
                <w:szCs w:val="32"/>
              </w:rPr>
              <w:t>Condizione d’uscita</w:t>
            </w:r>
          </w:p>
        </w:tc>
        <w:tc>
          <w:tcPr>
            <w:tcW w:w="6490" w:type="dxa"/>
            <w:tcMar>
              <w:top w:w="100" w:type="dxa"/>
              <w:left w:w="100" w:type="dxa"/>
              <w:bottom w:w="100" w:type="dxa"/>
              <w:right w:w="100" w:type="dxa"/>
            </w:tcMar>
          </w:tcPr>
          <w:p w14:paraId="0A39B2C9" w14:textId="77777777" w:rsidR="00453C8C" w:rsidRDefault="006B10E1">
            <w:pPr>
              <w:widowControl w:val="0"/>
            </w:pPr>
            <w:r>
              <w:rPr>
                <w:rFonts w:ascii="Calibri" w:eastAsia="Calibri" w:hAnsi="Calibri" w:cs="Calibri"/>
                <w:sz w:val="28"/>
                <w:szCs w:val="28"/>
              </w:rPr>
              <w:t>L’utente reinserisce i dati, dopo aver visualizzato l’errore.</w:t>
            </w:r>
          </w:p>
        </w:tc>
      </w:tr>
      <w:tr w:rsidR="00453C8C" w14:paraId="40FC6488" w14:textId="77777777">
        <w:tc>
          <w:tcPr>
            <w:tcW w:w="2510" w:type="dxa"/>
            <w:tcMar>
              <w:top w:w="100" w:type="dxa"/>
              <w:left w:w="100" w:type="dxa"/>
              <w:bottom w:w="100" w:type="dxa"/>
              <w:right w:w="100" w:type="dxa"/>
            </w:tcMar>
          </w:tcPr>
          <w:p w14:paraId="43967A0A" w14:textId="77777777" w:rsidR="00453C8C" w:rsidRDefault="006B10E1">
            <w:pPr>
              <w:widowControl w:val="0"/>
              <w:rPr>
                <w:sz w:val="32"/>
                <w:szCs w:val="32"/>
              </w:rPr>
            </w:pPr>
            <w:r>
              <w:rPr>
                <w:rFonts w:ascii="Calibri" w:eastAsia="Calibri" w:hAnsi="Calibri" w:cs="Calibri"/>
                <w:b/>
                <w:sz w:val="32"/>
                <w:szCs w:val="32"/>
              </w:rPr>
              <w:t>Eccezioni</w:t>
            </w:r>
          </w:p>
        </w:tc>
        <w:tc>
          <w:tcPr>
            <w:tcW w:w="6490" w:type="dxa"/>
            <w:tcMar>
              <w:top w:w="100" w:type="dxa"/>
              <w:left w:w="100" w:type="dxa"/>
              <w:bottom w:w="100" w:type="dxa"/>
              <w:right w:w="100" w:type="dxa"/>
            </w:tcMar>
          </w:tcPr>
          <w:p w14:paraId="7ED4B3A3" w14:textId="77777777" w:rsidR="00453C8C" w:rsidRDefault="00453C8C">
            <w:pPr>
              <w:widowControl w:val="0"/>
            </w:pPr>
          </w:p>
        </w:tc>
      </w:tr>
      <w:tr w:rsidR="00453C8C" w14:paraId="01541899" w14:textId="77777777">
        <w:tc>
          <w:tcPr>
            <w:tcW w:w="2510" w:type="dxa"/>
            <w:tcMar>
              <w:top w:w="100" w:type="dxa"/>
              <w:left w:w="100" w:type="dxa"/>
              <w:bottom w:w="100" w:type="dxa"/>
              <w:right w:w="100" w:type="dxa"/>
            </w:tcMar>
          </w:tcPr>
          <w:p w14:paraId="2DA99A09" w14:textId="77777777" w:rsidR="00453C8C" w:rsidRDefault="006B10E1">
            <w:pPr>
              <w:widowControl w:val="0"/>
              <w:rPr>
                <w:sz w:val="32"/>
                <w:szCs w:val="32"/>
              </w:rPr>
            </w:pPr>
            <w:r>
              <w:rPr>
                <w:rFonts w:ascii="Calibri" w:eastAsia="Calibri" w:hAnsi="Calibri" w:cs="Calibri"/>
                <w:b/>
                <w:sz w:val="32"/>
                <w:szCs w:val="32"/>
              </w:rPr>
              <w:t>Requisiti di qualità</w:t>
            </w:r>
          </w:p>
        </w:tc>
        <w:tc>
          <w:tcPr>
            <w:tcW w:w="6490" w:type="dxa"/>
            <w:tcMar>
              <w:top w:w="100" w:type="dxa"/>
              <w:left w:w="100" w:type="dxa"/>
              <w:bottom w:w="100" w:type="dxa"/>
              <w:right w:w="100" w:type="dxa"/>
            </w:tcMar>
          </w:tcPr>
          <w:p w14:paraId="5E8722EF" w14:textId="77777777" w:rsidR="00453C8C" w:rsidRDefault="00453C8C">
            <w:pPr>
              <w:widowControl w:val="0"/>
            </w:pPr>
          </w:p>
        </w:tc>
      </w:tr>
    </w:tbl>
    <w:p w14:paraId="12405D08" w14:textId="77777777" w:rsidR="00453C8C" w:rsidRDefault="00453C8C"/>
    <w:p w14:paraId="4A3DBF45" w14:textId="77777777" w:rsidR="00453C8C" w:rsidRDefault="00453C8C">
      <w:pPr>
        <w:keepNext/>
        <w:spacing w:after="160" w:line="252" w:lineRule="auto"/>
        <w:ind w:left="2160"/>
        <w:rPr>
          <w:rFonts w:ascii="Calibri" w:eastAsia="Calibri" w:hAnsi="Calibri" w:cs="Calibri"/>
          <w:b/>
          <w:sz w:val="40"/>
          <w:szCs w:val="40"/>
        </w:rPr>
      </w:pPr>
    </w:p>
    <w:p w14:paraId="3DDF845C" w14:textId="77777777" w:rsidR="00453C8C" w:rsidRDefault="006B10E1">
      <w:pPr>
        <w:keepNext/>
        <w:numPr>
          <w:ilvl w:val="3"/>
          <w:numId w:val="10"/>
        </w:numPr>
        <w:spacing w:after="160" w:line="252" w:lineRule="auto"/>
        <w:ind w:left="0" w:firstLine="1980"/>
        <w:contextualSpacing/>
        <w:rPr>
          <w:rFonts w:ascii="Calibri" w:eastAsia="Calibri" w:hAnsi="Calibri" w:cs="Calibri"/>
        </w:rPr>
      </w:pPr>
      <w:r>
        <w:rPr>
          <w:rFonts w:ascii="Calibri" w:eastAsia="Calibri" w:hAnsi="Calibri" w:cs="Calibri"/>
          <w:b/>
          <w:sz w:val="44"/>
          <w:szCs w:val="44"/>
        </w:rPr>
        <w:t xml:space="preserve">Gestione Utenti </w:t>
      </w:r>
    </w:p>
    <w:p w14:paraId="42E587C0" w14:textId="77777777" w:rsidR="00453C8C" w:rsidRDefault="00453C8C"/>
    <w:p w14:paraId="7A95B1C7" w14:textId="77777777" w:rsidR="00453C8C" w:rsidRDefault="006B10E1">
      <w:r>
        <w:rPr>
          <w:noProof/>
        </w:rPr>
        <w:lastRenderedPageBreak/>
        <w:drawing>
          <wp:inline distT="114300" distB="114300" distL="114300" distR="114300" wp14:anchorId="7C23D138" wp14:editId="051E5BF8">
            <wp:extent cx="6043681" cy="3767138"/>
            <wp:effectExtent l="0" t="0" r="0" b="0"/>
            <wp:docPr id="16" name="image34.png" descr="gestione utenti.png"/>
            <wp:cNvGraphicFramePr/>
            <a:graphic xmlns:a="http://schemas.openxmlformats.org/drawingml/2006/main">
              <a:graphicData uri="http://schemas.openxmlformats.org/drawingml/2006/picture">
                <pic:pic xmlns:pic="http://schemas.openxmlformats.org/drawingml/2006/picture">
                  <pic:nvPicPr>
                    <pic:cNvPr id="0" name="image34.png" descr="gestione utenti.png"/>
                    <pic:cNvPicPr preferRelativeResize="0"/>
                  </pic:nvPicPr>
                  <pic:blipFill>
                    <a:blip r:embed="rId11"/>
                    <a:srcRect/>
                    <a:stretch>
                      <a:fillRect/>
                    </a:stretch>
                  </pic:blipFill>
                  <pic:spPr>
                    <a:xfrm>
                      <a:off x="0" y="0"/>
                      <a:ext cx="6043681" cy="3767138"/>
                    </a:xfrm>
                    <a:prstGeom prst="rect">
                      <a:avLst/>
                    </a:prstGeom>
                    <a:ln/>
                  </pic:spPr>
                </pic:pic>
              </a:graphicData>
            </a:graphic>
          </wp:inline>
        </w:drawing>
      </w:r>
    </w:p>
    <w:p w14:paraId="5BD2281C" w14:textId="77777777" w:rsidR="00453C8C" w:rsidRDefault="00453C8C"/>
    <w:p w14:paraId="2859AE16" w14:textId="77777777" w:rsidR="00453C8C" w:rsidRDefault="00453C8C"/>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6632"/>
      </w:tblGrid>
      <w:tr w:rsidR="00453C8C" w14:paraId="39C57E39" w14:textId="77777777">
        <w:tc>
          <w:tcPr>
            <w:tcW w:w="2368" w:type="dxa"/>
            <w:tcMar>
              <w:top w:w="100" w:type="dxa"/>
              <w:left w:w="100" w:type="dxa"/>
              <w:bottom w:w="100" w:type="dxa"/>
              <w:right w:w="100" w:type="dxa"/>
            </w:tcMar>
          </w:tcPr>
          <w:p w14:paraId="13785BC2" w14:textId="77777777" w:rsidR="00453C8C" w:rsidRDefault="006B10E1">
            <w:pPr>
              <w:widowControl w:val="0"/>
              <w:rPr>
                <w:sz w:val="32"/>
                <w:szCs w:val="32"/>
              </w:rPr>
            </w:pPr>
            <w:r>
              <w:rPr>
                <w:rFonts w:ascii="Calibri" w:eastAsia="Calibri" w:hAnsi="Calibri" w:cs="Calibri"/>
                <w:b/>
                <w:sz w:val="32"/>
                <w:szCs w:val="32"/>
              </w:rPr>
              <w:t>ID</w:t>
            </w:r>
          </w:p>
        </w:tc>
        <w:tc>
          <w:tcPr>
            <w:tcW w:w="6632" w:type="dxa"/>
            <w:tcMar>
              <w:top w:w="100" w:type="dxa"/>
              <w:left w:w="100" w:type="dxa"/>
              <w:bottom w:w="100" w:type="dxa"/>
              <w:right w:w="100" w:type="dxa"/>
            </w:tcMar>
          </w:tcPr>
          <w:p w14:paraId="0B64EC2F" w14:textId="77777777" w:rsidR="00453C8C" w:rsidRDefault="006B10E1">
            <w:pPr>
              <w:widowControl w:val="0"/>
            </w:pPr>
            <w:r>
              <w:rPr>
                <w:rFonts w:ascii="Calibri" w:eastAsia="Calibri" w:hAnsi="Calibri" w:cs="Calibri"/>
                <w:sz w:val="28"/>
                <w:szCs w:val="28"/>
              </w:rPr>
              <w:t>UC 2.0</w:t>
            </w:r>
          </w:p>
        </w:tc>
      </w:tr>
      <w:tr w:rsidR="00453C8C" w14:paraId="7E992249" w14:textId="77777777">
        <w:tc>
          <w:tcPr>
            <w:tcW w:w="2368" w:type="dxa"/>
            <w:tcMar>
              <w:top w:w="100" w:type="dxa"/>
              <w:left w:w="100" w:type="dxa"/>
              <w:bottom w:w="100" w:type="dxa"/>
              <w:right w:w="100" w:type="dxa"/>
            </w:tcMar>
          </w:tcPr>
          <w:p w14:paraId="68881E8E" w14:textId="77777777" w:rsidR="00453C8C" w:rsidRDefault="006B10E1">
            <w:pPr>
              <w:widowControl w:val="0"/>
              <w:rPr>
                <w:sz w:val="32"/>
                <w:szCs w:val="32"/>
              </w:rPr>
            </w:pPr>
            <w:r>
              <w:rPr>
                <w:rFonts w:ascii="Calibri" w:eastAsia="Calibri" w:hAnsi="Calibri" w:cs="Calibri"/>
                <w:b/>
                <w:sz w:val="32"/>
                <w:szCs w:val="32"/>
              </w:rPr>
              <w:t>Nome Use Case</w:t>
            </w:r>
          </w:p>
        </w:tc>
        <w:tc>
          <w:tcPr>
            <w:tcW w:w="6632" w:type="dxa"/>
            <w:tcMar>
              <w:top w:w="100" w:type="dxa"/>
              <w:left w:w="100" w:type="dxa"/>
              <w:bottom w:w="100" w:type="dxa"/>
              <w:right w:w="100" w:type="dxa"/>
            </w:tcMar>
          </w:tcPr>
          <w:p w14:paraId="49092339" w14:textId="77777777" w:rsidR="00453C8C" w:rsidRDefault="006B10E1">
            <w:pPr>
              <w:widowControl w:val="0"/>
            </w:pPr>
            <w:r>
              <w:rPr>
                <w:rFonts w:ascii="Calibri" w:eastAsia="Calibri" w:hAnsi="Calibri" w:cs="Calibri"/>
                <w:sz w:val="28"/>
                <w:szCs w:val="28"/>
              </w:rPr>
              <w:t>RegistrazioneUtente</w:t>
            </w:r>
          </w:p>
        </w:tc>
      </w:tr>
      <w:tr w:rsidR="00453C8C" w14:paraId="59E85795" w14:textId="77777777">
        <w:tc>
          <w:tcPr>
            <w:tcW w:w="2368" w:type="dxa"/>
            <w:tcMar>
              <w:top w:w="100" w:type="dxa"/>
              <w:left w:w="100" w:type="dxa"/>
              <w:bottom w:w="100" w:type="dxa"/>
              <w:right w:w="100" w:type="dxa"/>
            </w:tcMar>
          </w:tcPr>
          <w:p w14:paraId="53C54FE4" w14:textId="77777777" w:rsidR="00453C8C" w:rsidRDefault="006B10E1">
            <w:pPr>
              <w:widowControl w:val="0"/>
              <w:rPr>
                <w:sz w:val="32"/>
                <w:szCs w:val="32"/>
              </w:rPr>
            </w:pPr>
            <w:r>
              <w:rPr>
                <w:rFonts w:ascii="Calibri" w:eastAsia="Calibri" w:hAnsi="Calibri" w:cs="Calibri"/>
                <w:b/>
                <w:sz w:val="32"/>
                <w:szCs w:val="32"/>
              </w:rPr>
              <w:t>Partecipanti</w:t>
            </w:r>
          </w:p>
        </w:tc>
        <w:tc>
          <w:tcPr>
            <w:tcW w:w="6632" w:type="dxa"/>
            <w:tcMar>
              <w:top w:w="100" w:type="dxa"/>
              <w:left w:w="100" w:type="dxa"/>
              <w:bottom w:w="100" w:type="dxa"/>
              <w:right w:w="100" w:type="dxa"/>
            </w:tcMar>
          </w:tcPr>
          <w:p w14:paraId="5396C3F4" w14:textId="77777777" w:rsidR="00453C8C" w:rsidRDefault="006B10E1">
            <w:pPr>
              <w:widowControl w:val="0"/>
            </w:pPr>
            <w:r>
              <w:rPr>
                <w:rFonts w:ascii="Calibri" w:eastAsia="Calibri" w:hAnsi="Calibri" w:cs="Calibri"/>
                <w:sz w:val="28"/>
                <w:szCs w:val="28"/>
              </w:rPr>
              <w:t>Utente</w:t>
            </w:r>
          </w:p>
        </w:tc>
      </w:tr>
      <w:tr w:rsidR="00453C8C" w14:paraId="143006D2" w14:textId="77777777">
        <w:tc>
          <w:tcPr>
            <w:tcW w:w="2368" w:type="dxa"/>
            <w:tcMar>
              <w:top w:w="100" w:type="dxa"/>
              <w:left w:w="100" w:type="dxa"/>
              <w:bottom w:w="100" w:type="dxa"/>
              <w:right w:w="100" w:type="dxa"/>
            </w:tcMar>
          </w:tcPr>
          <w:p w14:paraId="4174D734" w14:textId="77777777" w:rsidR="00453C8C" w:rsidRDefault="006B10E1">
            <w:pPr>
              <w:widowControl w:val="0"/>
              <w:rPr>
                <w:sz w:val="32"/>
                <w:szCs w:val="32"/>
              </w:rPr>
            </w:pPr>
            <w:r>
              <w:rPr>
                <w:rFonts w:ascii="Calibri" w:eastAsia="Calibri" w:hAnsi="Calibri" w:cs="Calibri"/>
                <w:b/>
                <w:sz w:val="32"/>
                <w:szCs w:val="32"/>
              </w:rPr>
              <w:t>Condizione di Ingresso</w:t>
            </w:r>
          </w:p>
        </w:tc>
        <w:tc>
          <w:tcPr>
            <w:tcW w:w="6632" w:type="dxa"/>
            <w:tcMar>
              <w:top w:w="100" w:type="dxa"/>
              <w:left w:w="100" w:type="dxa"/>
              <w:bottom w:w="100" w:type="dxa"/>
              <w:right w:w="100" w:type="dxa"/>
            </w:tcMar>
          </w:tcPr>
          <w:p w14:paraId="3A70CB32" w14:textId="77777777" w:rsidR="00453C8C" w:rsidRDefault="006B10E1">
            <w:pPr>
              <w:widowControl w:val="0"/>
            </w:pPr>
            <w:r>
              <w:rPr>
                <w:rFonts w:ascii="Calibri" w:eastAsia="Calibri" w:hAnsi="Calibri" w:cs="Calibri"/>
                <w:sz w:val="28"/>
                <w:szCs w:val="28"/>
              </w:rPr>
              <w:t>L’utente si collega all’applicazione e accede alla funzionalità di registrazione.</w:t>
            </w:r>
          </w:p>
        </w:tc>
      </w:tr>
      <w:tr w:rsidR="00453C8C" w14:paraId="04BD1F4F" w14:textId="77777777">
        <w:trPr>
          <w:trHeight w:val="1000"/>
        </w:trPr>
        <w:tc>
          <w:tcPr>
            <w:tcW w:w="2368" w:type="dxa"/>
            <w:tcMar>
              <w:top w:w="100" w:type="dxa"/>
              <w:left w:w="100" w:type="dxa"/>
              <w:bottom w:w="100" w:type="dxa"/>
              <w:right w:w="100" w:type="dxa"/>
            </w:tcMar>
          </w:tcPr>
          <w:p w14:paraId="11826EF9" w14:textId="77777777" w:rsidR="00453C8C" w:rsidRDefault="006B10E1">
            <w:pPr>
              <w:widowControl w:val="0"/>
              <w:rPr>
                <w:sz w:val="32"/>
                <w:szCs w:val="32"/>
              </w:rPr>
            </w:pPr>
            <w:r>
              <w:rPr>
                <w:rFonts w:ascii="Calibri" w:eastAsia="Calibri" w:hAnsi="Calibri" w:cs="Calibri"/>
                <w:b/>
                <w:sz w:val="32"/>
                <w:szCs w:val="32"/>
              </w:rPr>
              <w:t>Flusso di Eventi</w:t>
            </w:r>
          </w:p>
        </w:tc>
        <w:tc>
          <w:tcPr>
            <w:tcW w:w="6632" w:type="dxa"/>
            <w:tcMar>
              <w:top w:w="100" w:type="dxa"/>
              <w:left w:w="100" w:type="dxa"/>
              <w:bottom w:w="100" w:type="dxa"/>
              <w:right w:w="100" w:type="dxa"/>
            </w:tcMar>
          </w:tcPr>
          <w:p w14:paraId="53E80146" w14:textId="77777777" w:rsidR="00453C8C" w:rsidRDefault="00453C8C">
            <w:pPr>
              <w:widowControl w:val="0"/>
              <w:spacing w:line="276" w:lineRule="auto"/>
              <w:rPr>
                <w:sz w:val="32"/>
                <w:szCs w:val="32"/>
              </w:rPr>
            </w:pPr>
          </w:p>
          <w:tbl>
            <w:tblPr>
              <w:tblStyle w:val="a7"/>
              <w:tblW w:w="6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2"/>
              <w:gridCol w:w="3543"/>
            </w:tblGrid>
            <w:tr w:rsidR="00453C8C" w14:paraId="2C2B8924" w14:textId="77777777">
              <w:tc>
                <w:tcPr>
                  <w:tcW w:w="2872" w:type="dxa"/>
                </w:tcPr>
                <w:p w14:paraId="0685CAD3"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 xml:space="preserve">Utente   </w:t>
                  </w:r>
                </w:p>
              </w:tc>
              <w:tc>
                <w:tcPr>
                  <w:tcW w:w="3544" w:type="dxa"/>
                </w:tcPr>
                <w:p w14:paraId="55C2C5CF" w14:textId="77777777" w:rsidR="00453C8C" w:rsidRDefault="006B10E1">
                  <w:pPr>
                    <w:widowControl w:val="0"/>
                  </w:pPr>
                  <w:r>
                    <w:rPr>
                      <w:rFonts w:ascii="Calibri" w:eastAsia="Calibri" w:hAnsi="Calibri" w:cs="Calibri"/>
                      <w:sz w:val="28"/>
                      <w:szCs w:val="28"/>
                    </w:rPr>
                    <w:t>Sistema</w:t>
                  </w:r>
                </w:p>
              </w:tc>
            </w:tr>
            <w:tr w:rsidR="00453C8C" w14:paraId="43A92FB9" w14:textId="77777777">
              <w:tc>
                <w:tcPr>
                  <w:tcW w:w="2872" w:type="dxa"/>
                </w:tcPr>
                <w:p w14:paraId="1D38F5FC" w14:textId="77777777" w:rsidR="00453C8C" w:rsidRDefault="00453C8C">
                  <w:pPr>
                    <w:widowControl w:val="0"/>
                    <w:rPr>
                      <w:rFonts w:ascii="Calibri" w:eastAsia="Calibri" w:hAnsi="Calibri" w:cs="Calibri"/>
                      <w:sz w:val="28"/>
                      <w:szCs w:val="28"/>
                    </w:rPr>
                  </w:pPr>
                </w:p>
              </w:tc>
              <w:tc>
                <w:tcPr>
                  <w:tcW w:w="3544" w:type="dxa"/>
                </w:tcPr>
                <w:p w14:paraId="2D417819" w14:textId="77777777" w:rsidR="00453C8C" w:rsidRDefault="006B10E1">
                  <w:pPr>
                    <w:widowControl w:val="0"/>
                    <w:jc w:val="right"/>
                  </w:pPr>
                  <w:r>
                    <w:rPr>
                      <w:rFonts w:ascii="Calibri" w:eastAsia="Calibri" w:hAnsi="Calibri" w:cs="Calibri"/>
                      <w:sz w:val="28"/>
                      <w:szCs w:val="28"/>
                    </w:rPr>
                    <w:t>Il sistema mostra una schermata contenente due campi: “Username” e “Password”, inoltre mostra due tasti: “Login” e “Registrati”.</w:t>
                  </w:r>
                </w:p>
              </w:tc>
            </w:tr>
            <w:tr w:rsidR="00453C8C" w14:paraId="66EF60FC" w14:textId="77777777">
              <w:tc>
                <w:tcPr>
                  <w:tcW w:w="2872" w:type="dxa"/>
                </w:tcPr>
                <w:p w14:paraId="4C98A17A" w14:textId="77777777" w:rsidR="00453C8C" w:rsidRDefault="006B10E1">
                  <w:pPr>
                    <w:widowControl w:val="0"/>
                  </w:pPr>
                  <w:r>
                    <w:rPr>
                      <w:rFonts w:ascii="Calibri" w:eastAsia="Calibri" w:hAnsi="Calibri" w:cs="Calibri"/>
                      <w:sz w:val="28"/>
                      <w:szCs w:val="28"/>
                    </w:rPr>
                    <w:t xml:space="preserve">L’utente </w:t>
                  </w:r>
                </w:p>
                <w:p w14:paraId="167793EC" w14:textId="77777777" w:rsidR="00453C8C" w:rsidRDefault="006B10E1">
                  <w:pPr>
                    <w:widowControl w:val="0"/>
                  </w:pPr>
                  <w:r>
                    <w:rPr>
                      <w:rFonts w:ascii="Calibri" w:eastAsia="Calibri" w:hAnsi="Calibri" w:cs="Calibri"/>
                      <w:sz w:val="28"/>
                      <w:szCs w:val="28"/>
                    </w:rPr>
                    <w:t>preme sul tasto</w:t>
                  </w:r>
                </w:p>
                <w:p w14:paraId="04728CF8" w14:textId="77777777" w:rsidR="00453C8C" w:rsidRDefault="006B10E1">
                  <w:pPr>
                    <w:widowControl w:val="0"/>
                  </w:pPr>
                  <w:r>
                    <w:rPr>
                      <w:rFonts w:ascii="Calibri" w:eastAsia="Calibri" w:hAnsi="Calibri" w:cs="Calibri"/>
                      <w:sz w:val="28"/>
                      <w:szCs w:val="28"/>
                    </w:rPr>
                    <w:t>“Registrati”</w:t>
                  </w:r>
                  <w:r>
                    <w:t>.</w:t>
                  </w:r>
                </w:p>
              </w:tc>
              <w:tc>
                <w:tcPr>
                  <w:tcW w:w="3544" w:type="dxa"/>
                </w:tcPr>
                <w:p w14:paraId="3996BD77" w14:textId="77777777" w:rsidR="00453C8C" w:rsidRDefault="00453C8C">
                  <w:pPr>
                    <w:widowControl w:val="0"/>
                    <w:rPr>
                      <w:rFonts w:ascii="Calibri" w:eastAsia="Calibri" w:hAnsi="Calibri" w:cs="Calibri"/>
                      <w:sz w:val="28"/>
                      <w:szCs w:val="28"/>
                    </w:rPr>
                  </w:pPr>
                </w:p>
              </w:tc>
            </w:tr>
            <w:tr w:rsidR="00453C8C" w14:paraId="4CF74C15" w14:textId="77777777">
              <w:tc>
                <w:tcPr>
                  <w:tcW w:w="2872" w:type="dxa"/>
                </w:tcPr>
                <w:p w14:paraId="08688CD3" w14:textId="77777777" w:rsidR="00453C8C" w:rsidRDefault="00453C8C">
                  <w:pPr>
                    <w:widowControl w:val="0"/>
                    <w:rPr>
                      <w:rFonts w:ascii="Calibri" w:eastAsia="Calibri" w:hAnsi="Calibri" w:cs="Calibri"/>
                      <w:sz w:val="28"/>
                      <w:szCs w:val="28"/>
                    </w:rPr>
                  </w:pPr>
                </w:p>
              </w:tc>
              <w:tc>
                <w:tcPr>
                  <w:tcW w:w="3544" w:type="dxa"/>
                </w:tcPr>
                <w:p w14:paraId="2DEF35FF"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Il sistema visualizza la schermata di registrazione che contiene i campi: “nome”, “cognome”, “username”, “password”e la possibilità di scegliere la classe.</w:t>
                  </w:r>
                </w:p>
              </w:tc>
            </w:tr>
            <w:tr w:rsidR="00453C8C" w14:paraId="3D2B0A42" w14:textId="77777777">
              <w:tc>
                <w:tcPr>
                  <w:tcW w:w="2872" w:type="dxa"/>
                </w:tcPr>
                <w:p w14:paraId="462E904E" w14:textId="77777777" w:rsidR="00453C8C" w:rsidRDefault="006B10E1">
                  <w:pPr>
                    <w:widowControl w:val="0"/>
                  </w:pPr>
                  <w:r>
                    <w:rPr>
                      <w:rFonts w:ascii="Calibri" w:eastAsia="Calibri" w:hAnsi="Calibri" w:cs="Calibri"/>
                      <w:sz w:val="28"/>
                      <w:szCs w:val="28"/>
                    </w:rPr>
                    <w:t>L’utente visualizza</w:t>
                  </w:r>
                </w:p>
                <w:p w14:paraId="0362CF8A" w14:textId="77777777" w:rsidR="00453C8C" w:rsidRDefault="006B10E1">
                  <w:pPr>
                    <w:widowControl w:val="0"/>
                  </w:pPr>
                  <w:r>
                    <w:rPr>
                      <w:rFonts w:ascii="Calibri" w:eastAsia="Calibri" w:hAnsi="Calibri" w:cs="Calibri"/>
                      <w:sz w:val="28"/>
                      <w:szCs w:val="28"/>
                    </w:rPr>
                    <w:t xml:space="preserve"> la schermata di </w:t>
                  </w:r>
                </w:p>
                <w:p w14:paraId="00C09463" w14:textId="77777777" w:rsidR="00453C8C" w:rsidRDefault="006B10E1">
                  <w:pPr>
                    <w:widowControl w:val="0"/>
                  </w:pPr>
                  <w:r>
                    <w:rPr>
                      <w:rFonts w:ascii="Calibri" w:eastAsia="Calibri" w:hAnsi="Calibri" w:cs="Calibri"/>
                      <w:sz w:val="28"/>
                      <w:szCs w:val="28"/>
                    </w:rPr>
                    <w:t xml:space="preserve">registrazione ed </w:t>
                  </w:r>
                </w:p>
                <w:p w14:paraId="770956BB" w14:textId="77777777" w:rsidR="00453C8C" w:rsidRDefault="006B10E1">
                  <w:pPr>
                    <w:widowControl w:val="0"/>
                  </w:pPr>
                  <w:r>
                    <w:rPr>
                      <w:rFonts w:ascii="Calibri" w:eastAsia="Calibri" w:hAnsi="Calibri" w:cs="Calibri"/>
                      <w:sz w:val="28"/>
                      <w:szCs w:val="28"/>
                    </w:rPr>
                    <w:t>inserisce nome, cognome</w:t>
                  </w:r>
                </w:p>
                <w:p w14:paraId="3C5129B0" w14:textId="77777777" w:rsidR="00453C8C" w:rsidRDefault="006B10E1">
                  <w:pPr>
                    <w:widowControl w:val="0"/>
                  </w:pPr>
                  <w:r>
                    <w:rPr>
                      <w:rFonts w:ascii="Calibri" w:eastAsia="Calibri" w:hAnsi="Calibri" w:cs="Calibri"/>
                      <w:sz w:val="28"/>
                      <w:szCs w:val="28"/>
                    </w:rPr>
                    <w:t xml:space="preserve">username,  Password  e sceglie la classe. </w:t>
                  </w:r>
                </w:p>
                <w:p w14:paraId="10B91D95" w14:textId="77777777" w:rsidR="00453C8C" w:rsidRDefault="006B10E1">
                  <w:pPr>
                    <w:widowControl w:val="0"/>
                  </w:pPr>
                  <w:r>
                    <w:rPr>
                      <w:rFonts w:ascii="Calibri" w:eastAsia="Calibri" w:hAnsi="Calibri" w:cs="Calibri"/>
                      <w:sz w:val="28"/>
                      <w:szCs w:val="28"/>
                    </w:rPr>
                    <w:t xml:space="preserve">Nel caso in cui qualche campo non sia valido, </w:t>
                  </w:r>
                </w:p>
                <w:p w14:paraId="28B08C09" w14:textId="77777777" w:rsidR="00453C8C" w:rsidRDefault="006B10E1">
                  <w:pPr>
                    <w:widowControl w:val="0"/>
                  </w:pPr>
                  <w:r>
                    <w:rPr>
                      <w:rFonts w:ascii="Calibri" w:eastAsia="Calibri" w:hAnsi="Calibri" w:cs="Calibri"/>
                      <w:sz w:val="28"/>
                      <w:szCs w:val="28"/>
                    </w:rPr>
                    <w:t>si esegue UC 2.1</w:t>
                  </w:r>
                </w:p>
                <w:p w14:paraId="17F903DF" w14:textId="77777777" w:rsidR="00453C8C" w:rsidRDefault="006B10E1">
                  <w:pPr>
                    <w:widowControl w:val="0"/>
                  </w:pPr>
                  <w:r>
                    <w:rPr>
                      <w:rFonts w:ascii="Calibri" w:eastAsia="Calibri" w:hAnsi="Calibri" w:cs="Calibri"/>
                      <w:sz w:val="28"/>
                      <w:szCs w:val="28"/>
                    </w:rPr>
                    <w:t>(DatiNonCorretti)</w:t>
                  </w:r>
                </w:p>
              </w:tc>
              <w:tc>
                <w:tcPr>
                  <w:tcW w:w="3544" w:type="dxa"/>
                </w:tcPr>
                <w:p w14:paraId="47164A3E" w14:textId="77777777" w:rsidR="00453C8C" w:rsidRDefault="00453C8C">
                  <w:pPr>
                    <w:widowControl w:val="0"/>
                    <w:rPr>
                      <w:rFonts w:ascii="Calibri" w:eastAsia="Calibri" w:hAnsi="Calibri" w:cs="Calibri"/>
                      <w:sz w:val="28"/>
                      <w:szCs w:val="28"/>
                    </w:rPr>
                  </w:pPr>
                </w:p>
              </w:tc>
            </w:tr>
            <w:tr w:rsidR="00453C8C" w14:paraId="6ACFAACF" w14:textId="77777777">
              <w:tc>
                <w:tcPr>
                  <w:tcW w:w="2872" w:type="dxa"/>
                </w:tcPr>
                <w:p w14:paraId="373568BC" w14:textId="77777777" w:rsidR="00453C8C" w:rsidRDefault="00453C8C">
                  <w:pPr>
                    <w:widowControl w:val="0"/>
                    <w:rPr>
                      <w:rFonts w:ascii="Calibri" w:eastAsia="Calibri" w:hAnsi="Calibri" w:cs="Calibri"/>
                      <w:sz w:val="28"/>
                      <w:szCs w:val="28"/>
                    </w:rPr>
                  </w:pPr>
                </w:p>
              </w:tc>
              <w:tc>
                <w:tcPr>
                  <w:tcW w:w="3544" w:type="dxa"/>
                </w:tcPr>
                <w:p w14:paraId="16FFB736" w14:textId="77777777" w:rsidR="00453C8C" w:rsidRDefault="006B10E1">
                  <w:pPr>
                    <w:widowControl w:val="0"/>
                  </w:pPr>
                  <w:r>
                    <w:rPr>
                      <w:rFonts w:ascii="Calibri" w:eastAsia="Calibri" w:hAnsi="Calibri" w:cs="Calibri"/>
                      <w:sz w:val="28"/>
                      <w:szCs w:val="28"/>
                    </w:rPr>
                    <w:t>Il sistema invia la richiesta di registrazione all’Amministratore</w:t>
                  </w:r>
                </w:p>
                <w:p w14:paraId="6B244DF5" w14:textId="77777777" w:rsidR="00453C8C" w:rsidRDefault="006B10E1">
                  <w:pPr>
                    <w:widowControl w:val="0"/>
                    <w:jc w:val="right"/>
                  </w:pPr>
                  <w:r>
                    <w:rPr>
                      <w:rFonts w:ascii="Calibri" w:eastAsia="Calibri" w:hAnsi="Calibri" w:cs="Calibri"/>
                      <w:sz w:val="28"/>
                      <w:szCs w:val="28"/>
                    </w:rPr>
                    <w:t xml:space="preserve">(UC_2.5) </w:t>
                  </w:r>
                </w:p>
              </w:tc>
            </w:tr>
          </w:tbl>
          <w:p w14:paraId="3BD8BC50" w14:textId="77777777" w:rsidR="00453C8C" w:rsidRDefault="00453C8C">
            <w:pPr>
              <w:widowControl w:val="0"/>
            </w:pPr>
          </w:p>
        </w:tc>
      </w:tr>
      <w:tr w:rsidR="00453C8C" w14:paraId="2B395861" w14:textId="77777777">
        <w:tc>
          <w:tcPr>
            <w:tcW w:w="2368" w:type="dxa"/>
            <w:tcMar>
              <w:top w:w="100" w:type="dxa"/>
              <w:left w:w="100" w:type="dxa"/>
              <w:bottom w:w="100" w:type="dxa"/>
              <w:right w:w="100" w:type="dxa"/>
            </w:tcMar>
          </w:tcPr>
          <w:p w14:paraId="6666CFCC" w14:textId="77777777" w:rsidR="00453C8C" w:rsidRDefault="006B10E1">
            <w:pPr>
              <w:widowControl w:val="0"/>
              <w:rPr>
                <w:sz w:val="32"/>
                <w:szCs w:val="32"/>
              </w:rPr>
            </w:pPr>
            <w:r>
              <w:rPr>
                <w:rFonts w:ascii="Calibri" w:eastAsia="Calibri" w:hAnsi="Calibri" w:cs="Calibri"/>
                <w:b/>
                <w:sz w:val="32"/>
                <w:szCs w:val="32"/>
              </w:rPr>
              <w:lastRenderedPageBreak/>
              <w:t>Condizione d’uscita</w:t>
            </w:r>
          </w:p>
        </w:tc>
        <w:tc>
          <w:tcPr>
            <w:tcW w:w="6632" w:type="dxa"/>
            <w:tcMar>
              <w:top w:w="100" w:type="dxa"/>
              <w:left w:w="100" w:type="dxa"/>
              <w:bottom w:w="100" w:type="dxa"/>
              <w:right w:w="100" w:type="dxa"/>
            </w:tcMar>
          </w:tcPr>
          <w:p w14:paraId="113EA47F" w14:textId="77777777" w:rsidR="00453C8C" w:rsidRDefault="006B10E1">
            <w:pPr>
              <w:widowControl w:val="0"/>
            </w:pPr>
            <w:r>
              <w:rPr>
                <w:rFonts w:ascii="Calibri" w:eastAsia="Calibri" w:hAnsi="Calibri" w:cs="Calibri"/>
                <w:sz w:val="28"/>
                <w:szCs w:val="28"/>
              </w:rPr>
              <w:t>La richiesta di registrazione dell’Utente è stata inviata.</w:t>
            </w:r>
          </w:p>
        </w:tc>
      </w:tr>
      <w:tr w:rsidR="00453C8C" w14:paraId="70C61963" w14:textId="77777777">
        <w:tc>
          <w:tcPr>
            <w:tcW w:w="2368" w:type="dxa"/>
            <w:tcMar>
              <w:top w:w="100" w:type="dxa"/>
              <w:left w:w="100" w:type="dxa"/>
              <w:bottom w:w="100" w:type="dxa"/>
              <w:right w:w="100" w:type="dxa"/>
            </w:tcMar>
          </w:tcPr>
          <w:p w14:paraId="52005C93" w14:textId="77777777" w:rsidR="00453C8C" w:rsidRDefault="006B10E1">
            <w:pPr>
              <w:widowControl w:val="0"/>
              <w:rPr>
                <w:sz w:val="32"/>
                <w:szCs w:val="32"/>
              </w:rPr>
            </w:pPr>
            <w:r>
              <w:rPr>
                <w:rFonts w:ascii="Calibri" w:eastAsia="Calibri" w:hAnsi="Calibri" w:cs="Calibri"/>
                <w:b/>
                <w:sz w:val="32"/>
                <w:szCs w:val="32"/>
              </w:rPr>
              <w:t>Eccezioni</w:t>
            </w:r>
          </w:p>
        </w:tc>
        <w:tc>
          <w:tcPr>
            <w:tcW w:w="6632" w:type="dxa"/>
            <w:tcMar>
              <w:top w:w="100" w:type="dxa"/>
              <w:left w:w="100" w:type="dxa"/>
              <w:bottom w:w="100" w:type="dxa"/>
              <w:right w:w="100" w:type="dxa"/>
            </w:tcMar>
          </w:tcPr>
          <w:p w14:paraId="72EC5D59" w14:textId="77777777" w:rsidR="00453C8C" w:rsidRDefault="006B10E1">
            <w:pPr>
              <w:widowControl w:val="0"/>
            </w:pPr>
            <w:r>
              <w:rPr>
                <w:rFonts w:ascii="Calibri" w:eastAsia="Calibri" w:hAnsi="Calibri" w:cs="Calibri"/>
                <w:sz w:val="28"/>
                <w:szCs w:val="28"/>
              </w:rPr>
              <w:t>Immissione di dati errati da parte dell’utente.</w:t>
            </w:r>
          </w:p>
        </w:tc>
      </w:tr>
      <w:tr w:rsidR="00453C8C" w14:paraId="1C717A7D" w14:textId="77777777">
        <w:tc>
          <w:tcPr>
            <w:tcW w:w="2368" w:type="dxa"/>
            <w:tcMar>
              <w:top w:w="100" w:type="dxa"/>
              <w:left w:w="100" w:type="dxa"/>
              <w:bottom w:w="100" w:type="dxa"/>
              <w:right w:w="100" w:type="dxa"/>
            </w:tcMar>
          </w:tcPr>
          <w:p w14:paraId="7AC8E71E" w14:textId="77777777" w:rsidR="00453C8C" w:rsidRDefault="006B10E1">
            <w:pPr>
              <w:widowControl w:val="0"/>
              <w:rPr>
                <w:sz w:val="32"/>
                <w:szCs w:val="32"/>
              </w:rPr>
            </w:pPr>
            <w:r>
              <w:rPr>
                <w:rFonts w:ascii="Calibri" w:eastAsia="Calibri" w:hAnsi="Calibri" w:cs="Calibri"/>
                <w:b/>
                <w:sz w:val="32"/>
                <w:szCs w:val="32"/>
              </w:rPr>
              <w:t>Requisiti di qualità</w:t>
            </w:r>
          </w:p>
        </w:tc>
        <w:tc>
          <w:tcPr>
            <w:tcW w:w="6632" w:type="dxa"/>
            <w:tcMar>
              <w:top w:w="100" w:type="dxa"/>
              <w:left w:w="100" w:type="dxa"/>
              <w:bottom w:w="100" w:type="dxa"/>
              <w:right w:w="100" w:type="dxa"/>
            </w:tcMar>
          </w:tcPr>
          <w:p w14:paraId="0857695B" w14:textId="77777777" w:rsidR="00453C8C" w:rsidRDefault="00453C8C">
            <w:pPr>
              <w:widowControl w:val="0"/>
            </w:pPr>
          </w:p>
        </w:tc>
      </w:tr>
    </w:tbl>
    <w:p w14:paraId="4874CA40" w14:textId="77777777" w:rsidR="00453C8C" w:rsidRDefault="00453C8C"/>
    <w:p w14:paraId="437FE5F9" w14:textId="77777777" w:rsidR="00453C8C" w:rsidRDefault="00453C8C"/>
    <w:tbl>
      <w:tblPr>
        <w:tblStyle w:val="a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7"/>
        <w:gridCol w:w="6773"/>
      </w:tblGrid>
      <w:tr w:rsidR="00453C8C" w14:paraId="53AA4625" w14:textId="77777777">
        <w:tc>
          <w:tcPr>
            <w:tcW w:w="2227" w:type="dxa"/>
            <w:tcMar>
              <w:top w:w="100" w:type="dxa"/>
              <w:left w:w="100" w:type="dxa"/>
              <w:bottom w:w="100" w:type="dxa"/>
              <w:right w:w="100" w:type="dxa"/>
            </w:tcMar>
          </w:tcPr>
          <w:p w14:paraId="1CA64A71" w14:textId="77777777" w:rsidR="00453C8C" w:rsidRDefault="006B10E1">
            <w:pPr>
              <w:widowControl w:val="0"/>
              <w:rPr>
                <w:sz w:val="32"/>
                <w:szCs w:val="32"/>
              </w:rPr>
            </w:pPr>
            <w:r>
              <w:rPr>
                <w:rFonts w:ascii="Calibri" w:eastAsia="Calibri" w:hAnsi="Calibri" w:cs="Calibri"/>
                <w:b/>
                <w:sz w:val="32"/>
                <w:szCs w:val="32"/>
              </w:rPr>
              <w:t>ID</w:t>
            </w:r>
          </w:p>
        </w:tc>
        <w:tc>
          <w:tcPr>
            <w:tcW w:w="6773" w:type="dxa"/>
            <w:tcMar>
              <w:top w:w="100" w:type="dxa"/>
              <w:left w:w="100" w:type="dxa"/>
              <w:bottom w:w="100" w:type="dxa"/>
              <w:right w:w="100" w:type="dxa"/>
            </w:tcMar>
          </w:tcPr>
          <w:p w14:paraId="32828161" w14:textId="77777777" w:rsidR="00453C8C" w:rsidRDefault="006B10E1">
            <w:pPr>
              <w:widowControl w:val="0"/>
            </w:pPr>
            <w:r>
              <w:rPr>
                <w:rFonts w:ascii="Calibri" w:eastAsia="Calibri" w:hAnsi="Calibri" w:cs="Calibri"/>
                <w:sz w:val="28"/>
                <w:szCs w:val="28"/>
              </w:rPr>
              <w:t>UC_2.1</w:t>
            </w:r>
          </w:p>
        </w:tc>
      </w:tr>
      <w:tr w:rsidR="00453C8C" w14:paraId="46317C6A" w14:textId="77777777">
        <w:tc>
          <w:tcPr>
            <w:tcW w:w="2227" w:type="dxa"/>
            <w:tcMar>
              <w:top w:w="100" w:type="dxa"/>
              <w:left w:w="100" w:type="dxa"/>
              <w:bottom w:w="100" w:type="dxa"/>
              <w:right w:w="100" w:type="dxa"/>
            </w:tcMar>
          </w:tcPr>
          <w:p w14:paraId="4651E676" w14:textId="77777777" w:rsidR="00453C8C" w:rsidRDefault="006B10E1">
            <w:pPr>
              <w:widowControl w:val="0"/>
              <w:rPr>
                <w:sz w:val="32"/>
                <w:szCs w:val="32"/>
              </w:rPr>
            </w:pPr>
            <w:r>
              <w:rPr>
                <w:rFonts w:ascii="Calibri" w:eastAsia="Calibri" w:hAnsi="Calibri" w:cs="Calibri"/>
                <w:b/>
                <w:sz w:val="32"/>
                <w:szCs w:val="32"/>
              </w:rPr>
              <w:t>Nome Use Case</w:t>
            </w:r>
          </w:p>
        </w:tc>
        <w:tc>
          <w:tcPr>
            <w:tcW w:w="6773" w:type="dxa"/>
            <w:tcMar>
              <w:top w:w="100" w:type="dxa"/>
              <w:left w:w="100" w:type="dxa"/>
              <w:bottom w:w="100" w:type="dxa"/>
              <w:right w:w="100" w:type="dxa"/>
            </w:tcMar>
          </w:tcPr>
          <w:p w14:paraId="4F0321B8" w14:textId="77777777" w:rsidR="00453C8C" w:rsidRDefault="006B10E1">
            <w:pPr>
              <w:widowControl w:val="0"/>
            </w:pPr>
            <w:r>
              <w:rPr>
                <w:rFonts w:ascii="Calibri" w:eastAsia="Calibri" w:hAnsi="Calibri" w:cs="Calibri"/>
                <w:sz w:val="28"/>
                <w:szCs w:val="28"/>
              </w:rPr>
              <w:t>DatiNonCorretti</w:t>
            </w:r>
          </w:p>
        </w:tc>
      </w:tr>
      <w:tr w:rsidR="00453C8C" w14:paraId="577856C9" w14:textId="77777777">
        <w:tc>
          <w:tcPr>
            <w:tcW w:w="2227" w:type="dxa"/>
            <w:tcMar>
              <w:top w:w="100" w:type="dxa"/>
              <w:left w:w="100" w:type="dxa"/>
              <w:bottom w:w="100" w:type="dxa"/>
              <w:right w:w="100" w:type="dxa"/>
            </w:tcMar>
          </w:tcPr>
          <w:p w14:paraId="737ECFE9" w14:textId="77777777" w:rsidR="00453C8C" w:rsidRDefault="006B10E1">
            <w:pPr>
              <w:widowControl w:val="0"/>
              <w:rPr>
                <w:sz w:val="32"/>
                <w:szCs w:val="32"/>
              </w:rPr>
            </w:pPr>
            <w:r>
              <w:rPr>
                <w:rFonts w:ascii="Calibri" w:eastAsia="Calibri" w:hAnsi="Calibri" w:cs="Calibri"/>
                <w:b/>
                <w:sz w:val="32"/>
                <w:szCs w:val="32"/>
              </w:rPr>
              <w:t>Partecipanti</w:t>
            </w:r>
          </w:p>
        </w:tc>
        <w:tc>
          <w:tcPr>
            <w:tcW w:w="6773" w:type="dxa"/>
            <w:tcMar>
              <w:top w:w="100" w:type="dxa"/>
              <w:left w:w="100" w:type="dxa"/>
              <w:bottom w:w="100" w:type="dxa"/>
              <w:right w:w="100" w:type="dxa"/>
            </w:tcMar>
          </w:tcPr>
          <w:p w14:paraId="62FB22F1" w14:textId="77777777" w:rsidR="00453C8C" w:rsidRDefault="006B10E1">
            <w:pPr>
              <w:widowControl w:val="0"/>
            </w:pPr>
            <w:r>
              <w:rPr>
                <w:rFonts w:ascii="Calibri" w:eastAsia="Calibri" w:hAnsi="Calibri" w:cs="Calibri"/>
                <w:sz w:val="28"/>
                <w:szCs w:val="28"/>
              </w:rPr>
              <w:t>Utente, Amministratore</w:t>
            </w:r>
          </w:p>
        </w:tc>
      </w:tr>
      <w:tr w:rsidR="00453C8C" w14:paraId="3DFF8127" w14:textId="77777777">
        <w:tc>
          <w:tcPr>
            <w:tcW w:w="2227" w:type="dxa"/>
            <w:tcMar>
              <w:top w:w="100" w:type="dxa"/>
              <w:left w:w="100" w:type="dxa"/>
              <w:bottom w:w="100" w:type="dxa"/>
              <w:right w:w="100" w:type="dxa"/>
            </w:tcMar>
          </w:tcPr>
          <w:p w14:paraId="3EA631B0" w14:textId="77777777" w:rsidR="00453C8C" w:rsidRDefault="006B10E1">
            <w:pPr>
              <w:widowControl w:val="0"/>
              <w:rPr>
                <w:sz w:val="32"/>
                <w:szCs w:val="32"/>
              </w:rPr>
            </w:pPr>
            <w:r>
              <w:rPr>
                <w:rFonts w:ascii="Calibri" w:eastAsia="Calibri" w:hAnsi="Calibri" w:cs="Calibri"/>
                <w:b/>
                <w:sz w:val="32"/>
                <w:szCs w:val="32"/>
              </w:rPr>
              <w:lastRenderedPageBreak/>
              <w:t>Condizione di Ingresso</w:t>
            </w:r>
          </w:p>
        </w:tc>
        <w:tc>
          <w:tcPr>
            <w:tcW w:w="6773" w:type="dxa"/>
            <w:tcMar>
              <w:top w:w="100" w:type="dxa"/>
              <w:left w:w="100" w:type="dxa"/>
              <w:bottom w:w="100" w:type="dxa"/>
              <w:right w:w="100" w:type="dxa"/>
            </w:tcMar>
          </w:tcPr>
          <w:p w14:paraId="08CD1085" w14:textId="77777777" w:rsidR="00453C8C" w:rsidRDefault="006B10E1">
            <w:pPr>
              <w:widowControl w:val="0"/>
            </w:pPr>
            <w:r>
              <w:rPr>
                <w:rFonts w:ascii="Calibri" w:eastAsia="Calibri" w:hAnsi="Calibri" w:cs="Calibri"/>
                <w:sz w:val="28"/>
                <w:szCs w:val="28"/>
              </w:rPr>
              <w:t>L’utente si collega all’applicazione e accede alla funzionalità di registrazione e immette dati non validi.</w:t>
            </w:r>
          </w:p>
        </w:tc>
      </w:tr>
      <w:tr w:rsidR="00453C8C" w14:paraId="40EAF1F1" w14:textId="77777777">
        <w:tc>
          <w:tcPr>
            <w:tcW w:w="2227" w:type="dxa"/>
            <w:tcMar>
              <w:top w:w="100" w:type="dxa"/>
              <w:left w:w="100" w:type="dxa"/>
              <w:bottom w:w="100" w:type="dxa"/>
              <w:right w:w="100" w:type="dxa"/>
            </w:tcMar>
          </w:tcPr>
          <w:p w14:paraId="0E0A8FE9" w14:textId="77777777" w:rsidR="00453C8C" w:rsidRDefault="006B10E1">
            <w:pPr>
              <w:widowControl w:val="0"/>
              <w:rPr>
                <w:sz w:val="32"/>
                <w:szCs w:val="32"/>
              </w:rPr>
            </w:pPr>
            <w:r>
              <w:rPr>
                <w:rFonts w:ascii="Calibri" w:eastAsia="Calibri" w:hAnsi="Calibri" w:cs="Calibri"/>
                <w:b/>
                <w:sz w:val="32"/>
                <w:szCs w:val="32"/>
              </w:rPr>
              <w:t>Flusso di Eventi</w:t>
            </w:r>
          </w:p>
        </w:tc>
        <w:tc>
          <w:tcPr>
            <w:tcW w:w="6773" w:type="dxa"/>
            <w:tcMar>
              <w:top w:w="100" w:type="dxa"/>
              <w:left w:w="100" w:type="dxa"/>
              <w:bottom w:w="100" w:type="dxa"/>
              <w:right w:w="100" w:type="dxa"/>
            </w:tcMar>
          </w:tcPr>
          <w:p w14:paraId="463F8FD9" w14:textId="77777777" w:rsidR="00453C8C" w:rsidRDefault="00453C8C">
            <w:pPr>
              <w:widowControl w:val="0"/>
              <w:spacing w:line="276" w:lineRule="auto"/>
              <w:rPr>
                <w:sz w:val="32"/>
                <w:szCs w:val="32"/>
              </w:rPr>
            </w:pPr>
          </w:p>
          <w:tbl>
            <w:tblPr>
              <w:tblStyle w:val="a9"/>
              <w:tblW w:w="6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5"/>
              <w:gridCol w:w="4252"/>
            </w:tblGrid>
            <w:tr w:rsidR="00453C8C" w14:paraId="384EF4CF" w14:textId="77777777">
              <w:tc>
                <w:tcPr>
                  <w:tcW w:w="2305" w:type="dxa"/>
                </w:tcPr>
                <w:p w14:paraId="0F7E4623"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Utente/</w:t>
                  </w:r>
                </w:p>
                <w:p w14:paraId="7A555912" w14:textId="77777777" w:rsidR="00453C8C" w:rsidRDefault="006B10E1">
                  <w:pPr>
                    <w:widowControl w:val="0"/>
                  </w:pPr>
                  <w:r>
                    <w:rPr>
                      <w:rFonts w:ascii="Calibri" w:eastAsia="Calibri" w:hAnsi="Calibri" w:cs="Calibri"/>
                      <w:sz w:val="28"/>
                      <w:szCs w:val="28"/>
                    </w:rPr>
                    <w:t xml:space="preserve">Amministratore                </w:t>
                  </w:r>
                </w:p>
              </w:tc>
              <w:tc>
                <w:tcPr>
                  <w:tcW w:w="4252" w:type="dxa"/>
                </w:tcPr>
                <w:p w14:paraId="3746F5C2" w14:textId="77777777" w:rsidR="00453C8C" w:rsidRDefault="006B10E1">
                  <w:pPr>
                    <w:widowControl w:val="0"/>
                  </w:pPr>
                  <w:r>
                    <w:rPr>
                      <w:rFonts w:ascii="Calibri" w:eastAsia="Calibri" w:hAnsi="Calibri" w:cs="Calibri"/>
                      <w:sz w:val="28"/>
                      <w:szCs w:val="28"/>
                    </w:rPr>
                    <w:t xml:space="preserve">Sistema    </w:t>
                  </w:r>
                </w:p>
              </w:tc>
            </w:tr>
            <w:tr w:rsidR="00453C8C" w14:paraId="48B17A75" w14:textId="77777777">
              <w:tc>
                <w:tcPr>
                  <w:tcW w:w="2305" w:type="dxa"/>
                </w:tcPr>
                <w:p w14:paraId="4812812A" w14:textId="77777777" w:rsidR="00453C8C" w:rsidRDefault="00453C8C">
                  <w:pPr>
                    <w:widowControl w:val="0"/>
                  </w:pPr>
                </w:p>
              </w:tc>
              <w:tc>
                <w:tcPr>
                  <w:tcW w:w="4252" w:type="dxa"/>
                </w:tcPr>
                <w:p w14:paraId="08F20B8B" w14:textId="77777777" w:rsidR="00453C8C" w:rsidRDefault="006B10E1">
                  <w:pPr>
                    <w:widowControl w:val="0"/>
                    <w:jc w:val="right"/>
                  </w:pPr>
                  <w:r>
                    <w:rPr>
                      <w:rFonts w:ascii="Calibri" w:eastAsia="Calibri" w:hAnsi="Calibri" w:cs="Calibri"/>
                      <w:sz w:val="28"/>
                      <w:szCs w:val="28"/>
                    </w:rPr>
                    <w:t xml:space="preserve"> Il sistema riscontra un errore sui dati ricevuti. Visualizza una schermata di errore con scritto “campo non valido”.</w:t>
                  </w:r>
                </w:p>
              </w:tc>
            </w:tr>
            <w:tr w:rsidR="00453C8C" w14:paraId="445D2026" w14:textId="77777777">
              <w:tc>
                <w:tcPr>
                  <w:tcW w:w="2305" w:type="dxa"/>
                </w:tcPr>
                <w:p w14:paraId="5BB3C5BA" w14:textId="77777777" w:rsidR="00453C8C" w:rsidRDefault="006B10E1">
                  <w:pPr>
                    <w:widowControl w:val="0"/>
                  </w:pPr>
                  <w:r>
                    <w:rPr>
                      <w:rFonts w:ascii="Calibri" w:eastAsia="Calibri" w:hAnsi="Calibri" w:cs="Calibri"/>
                      <w:sz w:val="28"/>
                      <w:szCs w:val="28"/>
                    </w:rPr>
                    <w:t>L’utente visualizza</w:t>
                  </w:r>
                </w:p>
                <w:p w14:paraId="1AB547A4" w14:textId="77777777" w:rsidR="00453C8C" w:rsidRDefault="006B10E1">
                  <w:pPr>
                    <w:widowControl w:val="0"/>
                  </w:pPr>
                  <w:r>
                    <w:rPr>
                      <w:rFonts w:ascii="Calibri" w:eastAsia="Calibri" w:hAnsi="Calibri" w:cs="Calibri"/>
                      <w:sz w:val="28"/>
                      <w:szCs w:val="28"/>
                    </w:rPr>
                    <w:t xml:space="preserve">la schermata di </w:t>
                  </w:r>
                </w:p>
                <w:p w14:paraId="378A149A" w14:textId="77777777" w:rsidR="00453C8C" w:rsidRDefault="006B10E1">
                  <w:pPr>
                    <w:widowControl w:val="0"/>
                  </w:pPr>
                  <w:r>
                    <w:rPr>
                      <w:rFonts w:ascii="Calibri" w:eastAsia="Calibri" w:hAnsi="Calibri" w:cs="Calibri"/>
                      <w:sz w:val="28"/>
                      <w:szCs w:val="28"/>
                    </w:rPr>
                    <w:t>errore e reinserisce i dati.</w:t>
                  </w:r>
                </w:p>
              </w:tc>
              <w:tc>
                <w:tcPr>
                  <w:tcW w:w="4252" w:type="dxa"/>
                </w:tcPr>
                <w:p w14:paraId="4745305C" w14:textId="77777777" w:rsidR="00453C8C" w:rsidRDefault="00453C8C">
                  <w:pPr>
                    <w:widowControl w:val="0"/>
                  </w:pPr>
                </w:p>
              </w:tc>
            </w:tr>
            <w:tr w:rsidR="00453C8C" w14:paraId="1E89D6C9" w14:textId="77777777">
              <w:tc>
                <w:tcPr>
                  <w:tcW w:w="2305" w:type="dxa"/>
                </w:tcPr>
                <w:p w14:paraId="43A72CC5" w14:textId="77777777" w:rsidR="00453C8C" w:rsidRDefault="00453C8C">
                  <w:pPr>
                    <w:widowControl w:val="0"/>
                  </w:pPr>
                </w:p>
              </w:tc>
              <w:tc>
                <w:tcPr>
                  <w:tcW w:w="4252" w:type="dxa"/>
                </w:tcPr>
                <w:p w14:paraId="7F6D48AB" w14:textId="77777777" w:rsidR="00453C8C" w:rsidRDefault="006B10E1">
                  <w:pPr>
                    <w:widowControl w:val="0"/>
                  </w:pPr>
                  <w:r>
                    <w:rPr>
                      <w:rFonts w:ascii="Calibri" w:eastAsia="Calibri" w:hAnsi="Calibri" w:cs="Calibri"/>
                      <w:sz w:val="28"/>
                      <w:szCs w:val="28"/>
                    </w:rPr>
                    <w:t>Il sistema rielabora i dati ricevuti e conferma l’avvenuta registrazione.</w:t>
                  </w:r>
                </w:p>
              </w:tc>
            </w:tr>
          </w:tbl>
          <w:p w14:paraId="2901B0DE" w14:textId="77777777" w:rsidR="00453C8C" w:rsidRDefault="00453C8C">
            <w:pPr>
              <w:widowControl w:val="0"/>
            </w:pPr>
          </w:p>
        </w:tc>
      </w:tr>
      <w:tr w:rsidR="00453C8C" w14:paraId="2289CECA" w14:textId="77777777">
        <w:tc>
          <w:tcPr>
            <w:tcW w:w="2227" w:type="dxa"/>
            <w:tcMar>
              <w:top w:w="100" w:type="dxa"/>
              <w:left w:w="100" w:type="dxa"/>
              <w:bottom w:w="100" w:type="dxa"/>
              <w:right w:w="100" w:type="dxa"/>
            </w:tcMar>
          </w:tcPr>
          <w:p w14:paraId="1050745C" w14:textId="77777777" w:rsidR="00453C8C" w:rsidRDefault="006B10E1">
            <w:pPr>
              <w:widowControl w:val="0"/>
              <w:rPr>
                <w:sz w:val="32"/>
                <w:szCs w:val="32"/>
              </w:rPr>
            </w:pPr>
            <w:r>
              <w:rPr>
                <w:rFonts w:ascii="Calibri" w:eastAsia="Calibri" w:hAnsi="Calibri" w:cs="Calibri"/>
                <w:b/>
                <w:sz w:val="32"/>
                <w:szCs w:val="32"/>
              </w:rPr>
              <w:t>Condizione d’uscita</w:t>
            </w:r>
          </w:p>
        </w:tc>
        <w:tc>
          <w:tcPr>
            <w:tcW w:w="6773" w:type="dxa"/>
            <w:tcMar>
              <w:top w:w="100" w:type="dxa"/>
              <w:left w:w="100" w:type="dxa"/>
              <w:bottom w:w="100" w:type="dxa"/>
              <w:right w:w="100" w:type="dxa"/>
            </w:tcMar>
          </w:tcPr>
          <w:p w14:paraId="798C9DAC" w14:textId="77777777" w:rsidR="00453C8C" w:rsidRDefault="006B10E1">
            <w:pPr>
              <w:widowControl w:val="0"/>
            </w:pPr>
            <w:r>
              <w:rPr>
                <w:rFonts w:ascii="Calibri" w:eastAsia="Calibri" w:hAnsi="Calibri" w:cs="Calibri"/>
                <w:sz w:val="28"/>
                <w:szCs w:val="28"/>
              </w:rPr>
              <w:t>L’utente immette dati validi e quindi si registra.</w:t>
            </w:r>
          </w:p>
        </w:tc>
      </w:tr>
      <w:tr w:rsidR="00453C8C" w14:paraId="61E2717E" w14:textId="77777777">
        <w:tc>
          <w:tcPr>
            <w:tcW w:w="2227" w:type="dxa"/>
            <w:tcMar>
              <w:top w:w="100" w:type="dxa"/>
              <w:left w:w="100" w:type="dxa"/>
              <w:bottom w:w="100" w:type="dxa"/>
              <w:right w:w="100" w:type="dxa"/>
            </w:tcMar>
          </w:tcPr>
          <w:p w14:paraId="1BCEE63D" w14:textId="77777777" w:rsidR="00453C8C" w:rsidRDefault="006B10E1">
            <w:pPr>
              <w:widowControl w:val="0"/>
              <w:rPr>
                <w:sz w:val="32"/>
                <w:szCs w:val="32"/>
              </w:rPr>
            </w:pPr>
            <w:r>
              <w:rPr>
                <w:rFonts w:ascii="Calibri" w:eastAsia="Calibri" w:hAnsi="Calibri" w:cs="Calibri"/>
                <w:b/>
                <w:sz w:val="32"/>
                <w:szCs w:val="32"/>
              </w:rPr>
              <w:t>Eccezioni</w:t>
            </w:r>
          </w:p>
        </w:tc>
        <w:tc>
          <w:tcPr>
            <w:tcW w:w="6773" w:type="dxa"/>
            <w:tcMar>
              <w:top w:w="100" w:type="dxa"/>
              <w:left w:w="100" w:type="dxa"/>
              <w:bottom w:w="100" w:type="dxa"/>
              <w:right w:w="100" w:type="dxa"/>
            </w:tcMar>
          </w:tcPr>
          <w:p w14:paraId="6B63773E" w14:textId="77777777" w:rsidR="00453C8C" w:rsidRDefault="00453C8C">
            <w:pPr>
              <w:widowControl w:val="0"/>
            </w:pPr>
          </w:p>
        </w:tc>
      </w:tr>
      <w:tr w:rsidR="00453C8C" w14:paraId="1C2AFB61" w14:textId="77777777">
        <w:tc>
          <w:tcPr>
            <w:tcW w:w="2227" w:type="dxa"/>
            <w:tcMar>
              <w:top w:w="100" w:type="dxa"/>
              <w:left w:w="100" w:type="dxa"/>
              <w:bottom w:w="100" w:type="dxa"/>
              <w:right w:w="100" w:type="dxa"/>
            </w:tcMar>
          </w:tcPr>
          <w:p w14:paraId="4728E53C" w14:textId="77777777" w:rsidR="00453C8C" w:rsidRDefault="006B10E1">
            <w:pPr>
              <w:widowControl w:val="0"/>
              <w:rPr>
                <w:sz w:val="32"/>
                <w:szCs w:val="32"/>
              </w:rPr>
            </w:pPr>
            <w:r>
              <w:rPr>
                <w:rFonts w:ascii="Calibri" w:eastAsia="Calibri" w:hAnsi="Calibri" w:cs="Calibri"/>
                <w:b/>
                <w:sz w:val="32"/>
                <w:szCs w:val="32"/>
              </w:rPr>
              <w:t>Requisiti di qualità</w:t>
            </w:r>
          </w:p>
        </w:tc>
        <w:tc>
          <w:tcPr>
            <w:tcW w:w="6773" w:type="dxa"/>
            <w:tcMar>
              <w:top w:w="100" w:type="dxa"/>
              <w:left w:w="100" w:type="dxa"/>
              <w:bottom w:w="100" w:type="dxa"/>
              <w:right w:w="100" w:type="dxa"/>
            </w:tcMar>
          </w:tcPr>
          <w:p w14:paraId="06EF0F4F" w14:textId="77777777" w:rsidR="00453C8C" w:rsidRDefault="00453C8C">
            <w:pPr>
              <w:widowControl w:val="0"/>
            </w:pPr>
          </w:p>
        </w:tc>
      </w:tr>
    </w:tbl>
    <w:p w14:paraId="37FA7C20" w14:textId="77777777" w:rsidR="00453C8C" w:rsidRDefault="00453C8C"/>
    <w:p w14:paraId="1F78A0D5" w14:textId="77777777" w:rsidR="00453C8C" w:rsidRDefault="00453C8C"/>
    <w:p w14:paraId="71BED09C" w14:textId="77777777" w:rsidR="00453C8C" w:rsidRDefault="006B10E1">
      <w:r>
        <w:br w:type="page"/>
      </w:r>
    </w:p>
    <w:p w14:paraId="4055EA95" w14:textId="77777777" w:rsidR="00453C8C" w:rsidRDefault="00453C8C"/>
    <w:p w14:paraId="3B151DFC" w14:textId="77777777" w:rsidR="00453C8C" w:rsidRDefault="00453C8C"/>
    <w:tbl>
      <w:tblPr>
        <w:tblStyle w:val="ac"/>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6348"/>
      </w:tblGrid>
      <w:tr w:rsidR="00453C8C" w14:paraId="1CEDBAC8" w14:textId="77777777">
        <w:tc>
          <w:tcPr>
            <w:tcW w:w="2652" w:type="dxa"/>
            <w:tcMar>
              <w:top w:w="100" w:type="dxa"/>
              <w:left w:w="100" w:type="dxa"/>
              <w:bottom w:w="100" w:type="dxa"/>
              <w:right w:w="100" w:type="dxa"/>
            </w:tcMar>
          </w:tcPr>
          <w:p w14:paraId="342C2DCE" w14:textId="77777777" w:rsidR="00453C8C" w:rsidRDefault="006B10E1">
            <w:pPr>
              <w:widowControl w:val="0"/>
              <w:rPr>
                <w:sz w:val="32"/>
                <w:szCs w:val="32"/>
              </w:rPr>
            </w:pPr>
            <w:r>
              <w:rPr>
                <w:rFonts w:ascii="Calibri" w:eastAsia="Calibri" w:hAnsi="Calibri" w:cs="Calibri"/>
                <w:b/>
                <w:sz w:val="32"/>
                <w:szCs w:val="32"/>
              </w:rPr>
              <w:t>ID</w:t>
            </w:r>
          </w:p>
        </w:tc>
        <w:tc>
          <w:tcPr>
            <w:tcW w:w="6348" w:type="dxa"/>
            <w:tcMar>
              <w:top w:w="100" w:type="dxa"/>
              <w:left w:w="100" w:type="dxa"/>
              <w:bottom w:w="100" w:type="dxa"/>
              <w:right w:w="100" w:type="dxa"/>
            </w:tcMar>
          </w:tcPr>
          <w:p w14:paraId="1DE608D6" w14:textId="77777777" w:rsidR="00453C8C" w:rsidRDefault="006B10E1">
            <w:pPr>
              <w:widowControl w:val="0"/>
            </w:pPr>
            <w:r>
              <w:rPr>
                <w:rFonts w:ascii="Calibri" w:eastAsia="Calibri" w:hAnsi="Calibri" w:cs="Calibri"/>
                <w:sz w:val="28"/>
                <w:szCs w:val="28"/>
              </w:rPr>
              <w:t>UC_2.2</w:t>
            </w:r>
          </w:p>
        </w:tc>
      </w:tr>
      <w:tr w:rsidR="00453C8C" w14:paraId="50421265" w14:textId="77777777">
        <w:tc>
          <w:tcPr>
            <w:tcW w:w="2652" w:type="dxa"/>
            <w:tcMar>
              <w:top w:w="100" w:type="dxa"/>
              <w:left w:w="100" w:type="dxa"/>
              <w:bottom w:w="100" w:type="dxa"/>
              <w:right w:w="100" w:type="dxa"/>
            </w:tcMar>
          </w:tcPr>
          <w:p w14:paraId="6723579B" w14:textId="77777777" w:rsidR="00453C8C" w:rsidRDefault="006B10E1">
            <w:pPr>
              <w:widowControl w:val="0"/>
              <w:rPr>
                <w:sz w:val="32"/>
                <w:szCs w:val="32"/>
              </w:rPr>
            </w:pPr>
            <w:r>
              <w:rPr>
                <w:rFonts w:ascii="Calibri" w:eastAsia="Calibri" w:hAnsi="Calibri" w:cs="Calibri"/>
                <w:b/>
                <w:sz w:val="32"/>
                <w:szCs w:val="32"/>
              </w:rPr>
              <w:t>Nome Use Case</w:t>
            </w:r>
          </w:p>
        </w:tc>
        <w:tc>
          <w:tcPr>
            <w:tcW w:w="6348" w:type="dxa"/>
            <w:tcMar>
              <w:top w:w="100" w:type="dxa"/>
              <w:left w:w="100" w:type="dxa"/>
              <w:bottom w:w="100" w:type="dxa"/>
              <w:right w:w="100" w:type="dxa"/>
            </w:tcMar>
          </w:tcPr>
          <w:p w14:paraId="51E4C40D" w14:textId="77777777" w:rsidR="00453C8C" w:rsidRDefault="006B10E1">
            <w:pPr>
              <w:widowControl w:val="0"/>
            </w:pPr>
            <w:r>
              <w:rPr>
                <w:rFonts w:ascii="Calibri" w:eastAsia="Calibri" w:hAnsi="Calibri" w:cs="Calibri"/>
                <w:sz w:val="28"/>
                <w:szCs w:val="28"/>
              </w:rPr>
              <w:t>RegistrazioneUtente</w:t>
            </w:r>
          </w:p>
        </w:tc>
      </w:tr>
      <w:tr w:rsidR="00453C8C" w14:paraId="3F8A4EAC" w14:textId="77777777">
        <w:tc>
          <w:tcPr>
            <w:tcW w:w="2652" w:type="dxa"/>
            <w:tcMar>
              <w:top w:w="100" w:type="dxa"/>
              <w:left w:w="100" w:type="dxa"/>
              <w:bottom w:w="100" w:type="dxa"/>
              <w:right w:w="100" w:type="dxa"/>
            </w:tcMar>
          </w:tcPr>
          <w:p w14:paraId="11C88735" w14:textId="77777777" w:rsidR="00453C8C" w:rsidRDefault="006B10E1">
            <w:pPr>
              <w:widowControl w:val="0"/>
              <w:rPr>
                <w:sz w:val="32"/>
                <w:szCs w:val="32"/>
              </w:rPr>
            </w:pPr>
            <w:r>
              <w:rPr>
                <w:rFonts w:ascii="Calibri" w:eastAsia="Calibri" w:hAnsi="Calibri" w:cs="Calibri"/>
                <w:b/>
                <w:sz w:val="32"/>
                <w:szCs w:val="32"/>
              </w:rPr>
              <w:t>Partecipanti</w:t>
            </w:r>
          </w:p>
        </w:tc>
        <w:tc>
          <w:tcPr>
            <w:tcW w:w="6348" w:type="dxa"/>
            <w:tcMar>
              <w:top w:w="100" w:type="dxa"/>
              <w:left w:w="100" w:type="dxa"/>
              <w:bottom w:w="100" w:type="dxa"/>
              <w:right w:w="100" w:type="dxa"/>
            </w:tcMar>
          </w:tcPr>
          <w:p w14:paraId="54F7BFEA" w14:textId="77777777" w:rsidR="00453C8C" w:rsidRDefault="006B10E1">
            <w:pPr>
              <w:widowControl w:val="0"/>
            </w:pPr>
            <w:r>
              <w:rPr>
                <w:rFonts w:ascii="Calibri" w:eastAsia="Calibri" w:hAnsi="Calibri" w:cs="Calibri"/>
                <w:sz w:val="28"/>
                <w:szCs w:val="28"/>
              </w:rPr>
              <w:t>Amministratore</w:t>
            </w:r>
          </w:p>
        </w:tc>
      </w:tr>
      <w:tr w:rsidR="00453C8C" w14:paraId="1AD4BB12" w14:textId="77777777">
        <w:tc>
          <w:tcPr>
            <w:tcW w:w="2652" w:type="dxa"/>
            <w:tcMar>
              <w:top w:w="100" w:type="dxa"/>
              <w:left w:w="100" w:type="dxa"/>
              <w:bottom w:w="100" w:type="dxa"/>
              <w:right w:w="100" w:type="dxa"/>
            </w:tcMar>
          </w:tcPr>
          <w:p w14:paraId="37F8EE15" w14:textId="77777777" w:rsidR="00453C8C" w:rsidRDefault="006B10E1">
            <w:pPr>
              <w:widowControl w:val="0"/>
              <w:rPr>
                <w:sz w:val="32"/>
                <w:szCs w:val="32"/>
              </w:rPr>
            </w:pPr>
            <w:r>
              <w:rPr>
                <w:rFonts w:ascii="Calibri" w:eastAsia="Calibri" w:hAnsi="Calibri" w:cs="Calibri"/>
                <w:b/>
                <w:sz w:val="32"/>
                <w:szCs w:val="32"/>
              </w:rPr>
              <w:t>Condizione di Ingresso</w:t>
            </w:r>
          </w:p>
        </w:tc>
        <w:tc>
          <w:tcPr>
            <w:tcW w:w="6348" w:type="dxa"/>
            <w:tcMar>
              <w:top w:w="100" w:type="dxa"/>
              <w:left w:w="100" w:type="dxa"/>
              <w:bottom w:w="100" w:type="dxa"/>
              <w:right w:w="100" w:type="dxa"/>
            </w:tcMar>
          </w:tcPr>
          <w:p w14:paraId="63D26E0C" w14:textId="77777777" w:rsidR="00453C8C" w:rsidRDefault="006B10E1">
            <w:pPr>
              <w:widowControl w:val="0"/>
            </w:pPr>
            <w:r>
              <w:rPr>
                <w:rFonts w:ascii="Calibri" w:eastAsia="Calibri" w:hAnsi="Calibri" w:cs="Calibri"/>
                <w:sz w:val="28"/>
                <w:szCs w:val="28"/>
              </w:rPr>
              <w:t>L’amministratore accede alla schermata di gestione utenti.</w:t>
            </w:r>
          </w:p>
        </w:tc>
      </w:tr>
      <w:tr w:rsidR="00453C8C" w14:paraId="60E6A8F7" w14:textId="77777777">
        <w:tc>
          <w:tcPr>
            <w:tcW w:w="2652" w:type="dxa"/>
            <w:tcMar>
              <w:top w:w="100" w:type="dxa"/>
              <w:left w:w="100" w:type="dxa"/>
              <w:bottom w:w="100" w:type="dxa"/>
              <w:right w:w="100" w:type="dxa"/>
            </w:tcMar>
          </w:tcPr>
          <w:p w14:paraId="6E196CEA" w14:textId="77777777" w:rsidR="00453C8C" w:rsidRDefault="006B10E1">
            <w:pPr>
              <w:widowControl w:val="0"/>
              <w:rPr>
                <w:sz w:val="32"/>
                <w:szCs w:val="32"/>
              </w:rPr>
            </w:pPr>
            <w:r>
              <w:rPr>
                <w:rFonts w:ascii="Calibri" w:eastAsia="Calibri" w:hAnsi="Calibri" w:cs="Calibri"/>
                <w:b/>
                <w:sz w:val="32"/>
                <w:szCs w:val="32"/>
              </w:rPr>
              <w:t>Flusso di Eventi</w:t>
            </w:r>
          </w:p>
        </w:tc>
        <w:tc>
          <w:tcPr>
            <w:tcW w:w="6348" w:type="dxa"/>
            <w:tcMar>
              <w:top w:w="100" w:type="dxa"/>
              <w:left w:w="100" w:type="dxa"/>
              <w:bottom w:w="100" w:type="dxa"/>
              <w:right w:w="100" w:type="dxa"/>
            </w:tcMar>
          </w:tcPr>
          <w:p w14:paraId="607442DE" w14:textId="77777777" w:rsidR="00453C8C" w:rsidRDefault="00453C8C">
            <w:pPr>
              <w:widowControl w:val="0"/>
              <w:spacing w:line="276" w:lineRule="auto"/>
              <w:rPr>
                <w:sz w:val="32"/>
                <w:szCs w:val="32"/>
              </w:rPr>
            </w:pPr>
          </w:p>
          <w:tbl>
            <w:tblPr>
              <w:tblStyle w:val="ab"/>
              <w:tblW w:w="6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3"/>
              <w:gridCol w:w="3119"/>
            </w:tblGrid>
            <w:tr w:rsidR="00453C8C" w14:paraId="676A1B90" w14:textId="77777777">
              <w:tc>
                <w:tcPr>
                  <w:tcW w:w="3013" w:type="dxa"/>
                </w:tcPr>
                <w:p w14:paraId="67363435" w14:textId="77777777" w:rsidR="00453C8C" w:rsidRDefault="006B10E1">
                  <w:pPr>
                    <w:widowControl w:val="0"/>
                  </w:pPr>
                  <w:r>
                    <w:rPr>
                      <w:rFonts w:ascii="Calibri" w:eastAsia="Calibri" w:hAnsi="Calibri" w:cs="Calibri"/>
                      <w:sz w:val="28"/>
                      <w:szCs w:val="28"/>
                    </w:rPr>
                    <w:t xml:space="preserve">    Amministratore      </w:t>
                  </w:r>
                </w:p>
              </w:tc>
              <w:tc>
                <w:tcPr>
                  <w:tcW w:w="3119" w:type="dxa"/>
                </w:tcPr>
                <w:p w14:paraId="257DD53C" w14:textId="77777777" w:rsidR="00453C8C" w:rsidRDefault="006B10E1">
                  <w:pPr>
                    <w:widowControl w:val="0"/>
                  </w:pPr>
                  <w:r>
                    <w:rPr>
                      <w:rFonts w:ascii="Calibri" w:eastAsia="Calibri" w:hAnsi="Calibri" w:cs="Calibri"/>
                      <w:sz w:val="28"/>
                      <w:szCs w:val="28"/>
                    </w:rPr>
                    <w:t xml:space="preserve">  Sistema</w:t>
                  </w:r>
                </w:p>
              </w:tc>
            </w:tr>
            <w:tr w:rsidR="00453C8C" w14:paraId="2A2F2030" w14:textId="77777777">
              <w:tc>
                <w:tcPr>
                  <w:tcW w:w="3013" w:type="dxa"/>
                </w:tcPr>
                <w:p w14:paraId="6CB04910" w14:textId="77777777" w:rsidR="00453C8C" w:rsidRDefault="00453C8C">
                  <w:pPr>
                    <w:widowControl w:val="0"/>
                  </w:pPr>
                </w:p>
              </w:tc>
              <w:tc>
                <w:tcPr>
                  <w:tcW w:w="3119" w:type="dxa"/>
                </w:tcPr>
                <w:p w14:paraId="41EFDE47" w14:textId="77777777" w:rsidR="00453C8C" w:rsidRDefault="006B10E1">
                  <w:pPr>
                    <w:widowControl w:val="0"/>
                    <w:jc w:val="right"/>
                  </w:pPr>
                  <w:r>
                    <w:rPr>
                      <w:rFonts w:ascii="Calibri" w:eastAsia="Calibri" w:hAnsi="Calibri" w:cs="Calibri"/>
                      <w:sz w:val="28"/>
                      <w:szCs w:val="28"/>
                    </w:rPr>
                    <w:t>Il sistema mostra una schermata contenente i campi necessari per la registrazione.</w:t>
                  </w:r>
                </w:p>
              </w:tc>
            </w:tr>
            <w:tr w:rsidR="00453C8C" w14:paraId="4C82C0DA" w14:textId="77777777">
              <w:tc>
                <w:tcPr>
                  <w:tcW w:w="3013" w:type="dxa"/>
                </w:tcPr>
                <w:p w14:paraId="6CF29578" w14:textId="77777777" w:rsidR="00453C8C" w:rsidRDefault="006B10E1">
                  <w:pPr>
                    <w:widowControl w:val="0"/>
                  </w:pPr>
                  <w:r>
                    <w:rPr>
                      <w:rFonts w:ascii="Calibri" w:eastAsia="Calibri" w:hAnsi="Calibri" w:cs="Calibri"/>
                      <w:sz w:val="28"/>
                      <w:szCs w:val="28"/>
                    </w:rPr>
                    <w:t>L’Amministratore compila i campi e</w:t>
                  </w:r>
                </w:p>
                <w:p w14:paraId="315D1A1A" w14:textId="77777777" w:rsidR="00453C8C" w:rsidRDefault="006B10E1">
                  <w:pPr>
                    <w:widowControl w:val="0"/>
                  </w:pPr>
                  <w:r>
                    <w:rPr>
                      <w:rFonts w:ascii="Calibri" w:eastAsia="Calibri" w:hAnsi="Calibri" w:cs="Calibri"/>
                      <w:sz w:val="28"/>
                      <w:szCs w:val="28"/>
                    </w:rPr>
                    <w:t>conferma l’inserimento dei dati.</w:t>
                  </w:r>
                </w:p>
              </w:tc>
              <w:tc>
                <w:tcPr>
                  <w:tcW w:w="3119" w:type="dxa"/>
                </w:tcPr>
                <w:p w14:paraId="5BBF1483" w14:textId="77777777" w:rsidR="00453C8C" w:rsidRDefault="00453C8C">
                  <w:pPr>
                    <w:widowControl w:val="0"/>
                  </w:pPr>
                </w:p>
              </w:tc>
            </w:tr>
            <w:tr w:rsidR="00453C8C" w14:paraId="2156ED11" w14:textId="77777777">
              <w:tc>
                <w:tcPr>
                  <w:tcW w:w="3013" w:type="dxa"/>
                </w:tcPr>
                <w:p w14:paraId="4F2D4E2D" w14:textId="77777777" w:rsidR="00453C8C" w:rsidRDefault="00453C8C">
                  <w:pPr>
                    <w:widowControl w:val="0"/>
                    <w:rPr>
                      <w:rFonts w:ascii="Calibri" w:eastAsia="Calibri" w:hAnsi="Calibri" w:cs="Calibri"/>
                      <w:sz w:val="28"/>
                      <w:szCs w:val="28"/>
                    </w:rPr>
                  </w:pPr>
                </w:p>
              </w:tc>
              <w:tc>
                <w:tcPr>
                  <w:tcW w:w="3119" w:type="dxa"/>
                </w:tcPr>
                <w:p w14:paraId="181CEC2B" w14:textId="77777777" w:rsidR="00453C8C" w:rsidRDefault="006B10E1">
                  <w:pPr>
                    <w:widowControl w:val="0"/>
                    <w:jc w:val="right"/>
                  </w:pPr>
                  <w:r>
                    <w:rPr>
                      <w:rFonts w:ascii="Calibri" w:eastAsia="Calibri" w:hAnsi="Calibri" w:cs="Calibri"/>
                      <w:sz w:val="28"/>
                      <w:szCs w:val="28"/>
                    </w:rPr>
                    <w:t xml:space="preserve">Il sistema controlla le informazioni, </w:t>
                  </w:r>
                </w:p>
                <w:p w14:paraId="289CDC9A" w14:textId="77777777" w:rsidR="00453C8C" w:rsidRDefault="006B10E1">
                  <w:pPr>
                    <w:widowControl w:val="0"/>
                    <w:jc w:val="right"/>
                  </w:pPr>
                  <w:r>
                    <w:rPr>
                      <w:rFonts w:ascii="Calibri" w:eastAsia="Calibri" w:hAnsi="Calibri" w:cs="Calibri"/>
                      <w:sz w:val="28"/>
                      <w:szCs w:val="28"/>
                    </w:rPr>
                    <w:t>se sono corrette le salva nel database, altrimenti ne richiede il reinserimento.</w:t>
                  </w:r>
                </w:p>
                <w:p w14:paraId="24C7D584" w14:textId="77777777" w:rsidR="00453C8C" w:rsidRDefault="006B10E1">
                  <w:pPr>
                    <w:widowControl w:val="0"/>
                    <w:jc w:val="right"/>
                  </w:pPr>
                  <w:r>
                    <w:rPr>
                      <w:rFonts w:ascii="Calibri" w:eastAsia="Calibri" w:hAnsi="Calibri" w:cs="Calibri"/>
                      <w:sz w:val="28"/>
                      <w:szCs w:val="28"/>
                    </w:rPr>
                    <w:t>(UC_2.1)</w:t>
                  </w:r>
                </w:p>
              </w:tc>
            </w:tr>
          </w:tbl>
          <w:p w14:paraId="1ED15CED" w14:textId="77777777" w:rsidR="00453C8C" w:rsidRDefault="00453C8C">
            <w:pPr>
              <w:widowControl w:val="0"/>
              <w:jc w:val="right"/>
            </w:pPr>
          </w:p>
        </w:tc>
      </w:tr>
      <w:tr w:rsidR="00453C8C" w14:paraId="0E18D413" w14:textId="77777777">
        <w:tc>
          <w:tcPr>
            <w:tcW w:w="2652" w:type="dxa"/>
            <w:tcMar>
              <w:top w:w="100" w:type="dxa"/>
              <w:left w:w="100" w:type="dxa"/>
              <w:bottom w:w="100" w:type="dxa"/>
              <w:right w:w="100" w:type="dxa"/>
            </w:tcMar>
          </w:tcPr>
          <w:p w14:paraId="0BED06C4" w14:textId="77777777" w:rsidR="00453C8C" w:rsidRDefault="006B10E1">
            <w:pPr>
              <w:widowControl w:val="0"/>
              <w:rPr>
                <w:sz w:val="32"/>
                <w:szCs w:val="32"/>
              </w:rPr>
            </w:pPr>
            <w:r>
              <w:rPr>
                <w:rFonts w:ascii="Calibri" w:eastAsia="Calibri" w:hAnsi="Calibri" w:cs="Calibri"/>
                <w:b/>
                <w:sz w:val="32"/>
                <w:szCs w:val="32"/>
              </w:rPr>
              <w:t>Condizione d’uscita</w:t>
            </w:r>
          </w:p>
        </w:tc>
        <w:tc>
          <w:tcPr>
            <w:tcW w:w="6348" w:type="dxa"/>
            <w:tcMar>
              <w:top w:w="100" w:type="dxa"/>
              <w:left w:w="100" w:type="dxa"/>
              <w:bottom w:w="100" w:type="dxa"/>
              <w:right w:w="100" w:type="dxa"/>
            </w:tcMar>
          </w:tcPr>
          <w:p w14:paraId="1F294A6C" w14:textId="77777777" w:rsidR="00453C8C" w:rsidRDefault="006B10E1">
            <w:pPr>
              <w:widowControl w:val="0"/>
            </w:pPr>
            <w:r>
              <w:rPr>
                <w:rFonts w:ascii="Calibri" w:eastAsia="Calibri" w:hAnsi="Calibri" w:cs="Calibri"/>
                <w:sz w:val="28"/>
                <w:szCs w:val="28"/>
              </w:rPr>
              <w:t>L’amministratore registra correttamente un nuovo utente.</w:t>
            </w:r>
          </w:p>
        </w:tc>
      </w:tr>
      <w:tr w:rsidR="00453C8C" w14:paraId="44757CB9" w14:textId="77777777">
        <w:tc>
          <w:tcPr>
            <w:tcW w:w="2652" w:type="dxa"/>
            <w:tcMar>
              <w:top w:w="100" w:type="dxa"/>
              <w:left w:w="100" w:type="dxa"/>
              <w:bottom w:w="100" w:type="dxa"/>
              <w:right w:w="100" w:type="dxa"/>
            </w:tcMar>
          </w:tcPr>
          <w:p w14:paraId="698C9146" w14:textId="77777777" w:rsidR="00453C8C" w:rsidRDefault="006B10E1">
            <w:pPr>
              <w:widowControl w:val="0"/>
              <w:rPr>
                <w:sz w:val="32"/>
                <w:szCs w:val="32"/>
              </w:rPr>
            </w:pPr>
            <w:r>
              <w:rPr>
                <w:rFonts w:ascii="Calibri" w:eastAsia="Calibri" w:hAnsi="Calibri" w:cs="Calibri"/>
                <w:b/>
                <w:sz w:val="32"/>
                <w:szCs w:val="32"/>
              </w:rPr>
              <w:t>Eccezioni</w:t>
            </w:r>
          </w:p>
        </w:tc>
        <w:tc>
          <w:tcPr>
            <w:tcW w:w="6348" w:type="dxa"/>
            <w:tcMar>
              <w:top w:w="100" w:type="dxa"/>
              <w:left w:w="100" w:type="dxa"/>
              <w:bottom w:w="100" w:type="dxa"/>
              <w:right w:w="100" w:type="dxa"/>
            </w:tcMar>
          </w:tcPr>
          <w:p w14:paraId="50AE295C" w14:textId="77777777" w:rsidR="00453C8C" w:rsidRDefault="006B10E1">
            <w:pPr>
              <w:widowControl w:val="0"/>
            </w:pPr>
            <w:r>
              <w:rPr>
                <w:rFonts w:ascii="Calibri" w:eastAsia="Calibri" w:hAnsi="Calibri" w:cs="Calibri"/>
                <w:sz w:val="28"/>
                <w:szCs w:val="28"/>
              </w:rPr>
              <w:t>Dati non corretti.</w:t>
            </w:r>
          </w:p>
        </w:tc>
      </w:tr>
      <w:tr w:rsidR="00453C8C" w14:paraId="763DFDAE" w14:textId="77777777">
        <w:tc>
          <w:tcPr>
            <w:tcW w:w="2652" w:type="dxa"/>
            <w:tcMar>
              <w:top w:w="100" w:type="dxa"/>
              <w:left w:w="100" w:type="dxa"/>
              <w:bottom w:w="100" w:type="dxa"/>
              <w:right w:w="100" w:type="dxa"/>
            </w:tcMar>
          </w:tcPr>
          <w:p w14:paraId="6A3E97ED" w14:textId="77777777" w:rsidR="00453C8C" w:rsidRDefault="006B10E1">
            <w:pPr>
              <w:widowControl w:val="0"/>
              <w:rPr>
                <w:sz w:val="32"/>
                <w:szCs w:val="32"/>
              </w:rPr>
            </w:pPr>
            <w:r>
              <w:rPr>
                <w:rFonts w:ascii="Calibri" w:eastAsia="Calibri" w:hAnsi="Calibri" w:cs="Calibri"/>
                <w:b/>
                <w:sz w:val="32"/>
                <w:szCs w:val="32"/>
              </w:rPr>
              <w:t>Requisiti di qualità</w:t>
            </w:r>
          </w:p>
        </w:tc>
        <w:tc>
          <w:tcPr>
            <w:tcW w:w="6348" w:type="dxa"/>
            <w:tcMar>
              <w:top w:w="100" w:type="dxa"/>
              <w:left w:w="100" w:type="dxa"/>
              <w:bottom w:w="100" w:type="dxa"/>
              <w:right w:w="100" w:type="dxa"/>
            </w:tcMar>
          </w:tcPr>
          <w:p w14:paraId="7E574D50" w14:textId="77777777" w:rsidR="00453C8C" w:rsidRDefault="00453C8C">
            <w:pPr>
              <w:widowControl w:val="0"/>
            </w:pPr>
          </w:p>
        </w:tc>
      </w:tr>
    </w:tbl>
    <w:p w14:paraId="4339F3B9" w14:textId="77777777" w:rsidR="00453C8C" w:rsidRDefault="00453C8C"/>
    <w:p w14:paraId="2147CF42" w14:textId="77777777" w:rsidR="00453C8C" w:rsidRDefault="006B10E1">
      <w:r>
        <w:br w:type="page"/>
      </w:r>
    </w:p>
    <w:p w14:paraId="5AE6E2A7" w14:textId="77777777" w:rsidR="00453C8C" w:rsidRDefault="00453C8C"/>
    <w:p w14:paraId="66920C0A" w14:textId="77777777" w:rsidR="00453C8C" w:rsidRDefault="00453C8C"/>
    <w:tbl>
      <w:tblPr>
        <w:tblStyle w:val="ae"/>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7"/>
        <w:gridCol w:w="6773"/>
      </w:tblGrid>
      <w:tr w:rsidR="00453C8C" w14:paraId="77A3FF95" w14:textId="77777777">
        <w:tc>
          <w:tcPr>
            <w:tcW w:w="2227" w:type="dxa"/>
            <w:tcMar>
              <w:top w:w="100" w:type="dxa"/>
              <w:left w:w="100" w:type="dxa"/>
              <w:bottom w:w="100" w:type="dxa"/>
              <w:right w:w="100" w:type="dxa"/>
            </w:tcMar>
          </w:tcPr>
          <w:p w14:paraId="0BE4C0A4" w14:textId="77777777" w:rsidR="00453C8C" w:rsidRDefault="006B10E1">
            <w:pPr>
              <w:widowControl w:val="0"/>
              <w:rPr>
                <w:sz w:val="32"/>
                <w:szCs w:val="32"/>
              </w:rPr>
            </w:pPr>
            <w:r>
              <w:rPr>
                <w:rFonts w:ascii="Calibri" w:eastAsia="Calibri" w:hAnsi="Calibri" w:cs="Calibri"/>
                <w:b/>
                <w:sz w:val="32"/>
                <w:szCs w:val="32"/>
              </w:rPr>
              <w:t>ID</w:t>
            </w:r>
          </w:p>
        </w:tc>
        <w:tc>
          <w:tcPr>
            <w:tcW w:w="6773" w:type="dxa"/>
            <w:tcMar>
              <w:top w:w="100" w:type="dxa"/>
              <w:left w:w="100" w:type="dxa"/>
              <w:bottom w:w="100" w:type="dxa"/>
              <w:right w:w="100" w:type="dxa"/>
            </w:tcMar>
          </w:tcPr>
          <w:p w14:paraId="61BF015C" w14:textId="77777777" w:rsidR="00453C8C" w:rsidRDefault="006B10E1">
            <w:pPr>
              <w:widowControl w:val="0"/>
            </w:pPr>
            <w:r>
              <w:rPr>
                <w:rFonts w:ascii="Calibri" w:eastAsia="Calibri" w:hAnsi="Calibri" w:cs="Calibri"/>
                <w:sz w:val="28"/>
                <w:szCs w:val="28"/>
              </w:rPr>
              <w:t>UC_2.3</w:t>
            </w:r>
          </w:p>
        </w:tc>
      </w:tr>
      <w:tr w:rsidR="00453C8C" w14:paraId="0A22A2F5" w14:textId="77777777">
        <w:tc>
          <w:tcPr>
            <w:tcW w:w="2227" w:type="dxa"/>
            <w:tcMar>
              <w:top w:w="100" w:type="dxa"/>
              <w:left w:w="100" w:type="dxa"/>
              <w:bottom w:w="100" w:type="dxa"/>
              <w:right w:w="100" w:type="dxa"/>
            </w:tcMar>
          </w:tcPr>
          <w:p w14:paraId="6990FD2C" w14:textId="77777777" w:rsidR="00453C8C" w:rsidRDefault="006B10E1">
            <w:pPr>
              <w:widowControl w:val="0"/>
              <w:rPr>
                <w:sz w:val="32"/>
                <w:szCs w:val="32"/>
              </w:rPr>
            </w:pPr>
            <w:r>
              <w:rPr>
                <w:rFonts w:ascii="Calibri" w:eastAsia="Calibri" w:hAnsi="Calibri" w:cs="Calibri"/>
                <w:b/>
                <w:sz w:val="32"/>
                <w:szCs w:val="32"/>
              </w:rPr>
              <w:t>Nome Use Case</w:t>
            </w:r>
          </w:p>
        </w:tc>
        <w:tc>
          <w:tcPr>
            <w:tcW w:w="6773" w:type="dxa"/>
            <w:tcMar>
              <w:top w:w="100" w:type="dxa"/>
              <w:left w:w="100" w:type="dxa"/>
              <w:bottom w:w="100" w:type="dxa"/>
              <w:right w:w="100" w:type="dxa"/>
            </w:tcMar>
          </w:tcPr>
          <w:p w14:paraId="7A4D7F89" w14:textId="77777777" w:rsidR="00453C8C" w:rsidRDefault="006B10E1">
            <w:pPr>
              <w:widowControl w:val="0"/>
            </w:pPr>
            <w:r>
              <w:rPr>
                <w:rFonts w:ascii="Calibri" w:eastAsia="Calibri" w:hAnsi="Calibri" w:cs="Calibri"/>
                <w:sz w:val="28"/>
                <w:szCs w:val="28"/>
              </w:rPr>
              <w:t>RimozioneUtente</w:t>
            </w:r>
          </w:p>
        </w:tc>
      </w:tr>
      <w:tr w:rsidR="00453C8C" w14:paraId="54C294EB" w14:textId="77777777">
        <w:tc>
          <w:tcPr>
            <w:tcW w:w="2227" w:type="dxa"/>
            <w:tcMar>
              <w:top w:w="100" w:type="dxa"/>
              <w:left w:w="100" w:type="dxa"/>
              <w:bottom w:w="100" w:type="dxa"/>
              <w:right w:w="100" w:type="dxa"/>
            </w:tcMar>
          </w:tcPr>
          <w:p w14:paraId="6DD251F7" w14:textId="77777777" w:rsidR="00453C8C" w:rsidRDefault="006B10E1">
            <w:pPr>
              <w:widowControl w:val="0"/>
              <w:rPr>
                <w:sz w:val="32"/>
                <w:szCs w:val="32"/>
              </w:rPr>
            </w:pPr>
            <w:r>
              <w:rPr>
                <w:rFonts w:ascii="Calibri" w:eastAsia="Calibri" w:hAnsi="Calibri" w:cs="Calibri"/>
                <w:b/>
                <w:sz w:val="32"/>
                <w:szCs w:val="32"/>
              </w:rPr>
              <w:t>Partecipanti</w:t>
            </w:r>
          </w:p>
        </w:tc>
        <w:tc>
          <w:tcPr>
            <w:tcW w:w="6773" w:type="dxa"/>
            <w:tcMar>
              <w:top w:w="100" w:type="dxa"/>
              <w:left w:w="100" w:type="dxa"/>
              <w:bottom w:w="100" w:type="dxa"/>
              <w:right w:w="100" w:type="dxa"/>
            </w:tcMar>
          </w:tcPr>
          <w:p w14:paraId="389F5D14" w14:textId="77777777" w:rsidR="00453C8C" w:rsidRDefault="006B10E1">
            <w:pPr>
              <w:widowControl w:val="0"/>
            </w:pPr>
            <w:r>
              <w:rPr>
                <w:rFonts w:ascii="Calibri" w:eastAsia="Calibri" w:hAnsi="Calibri" w:cs="Calibri"/>
                <w:sz w:val="28"/>
                <w:szCs w:val="28"/>
              </w:rPr>
              <w:t>Amministratore</w:t>
            </w:r>
          </w:p>
        </w:tc>
      </w:tr>
      <w:tr w:rsidR="00453C8C" w14:paraId="28695A71" w14:textId="77777777">
        <w:tc>
          <w:tcPr>
            <w:tcW w:w="2227" w:type="dxa"/>
            <w:tcMar>
              <w:top w:w="100" w:type="dxa"/>
              <w:left w:w="100" w:type="dxa"/>
              <w:bottom w:w="100" w:type="dxa"/>
              <w:right w:w="100" w:type="dxa"/>
            </w:tcMar>
          </w:tcPr>
          <w:p w14:paraId="47D7CE3E" w14:textId="77777777" w:rsidR="00453C8C" w:rsidRDefault="006B10E1">
            <w:pPr>
              <w:widowControl w:val="0"/>
              <w:rPr>
                <w:sz w:val="32"/>
                <w:szCs w:val="32"/>
              </w:rPr>
            </w:pPr>
            <w:r>
              <w:rPr>
                <w:rFonts w:ascii="Calibri" w:eastAsia="Calibri" w:hAnsi="Calibri" w:cs="Calibri"/>
                <w:b/>
                <w:sz w:val="32"/>
                <w:szCs w:val="32"/>
              </w:rPr>
              <w:t>Condizione di Ingresso</w:t>
            </w:r>
          </w:p>
        </w:tc>
        <w:tc>
          <w:tcPr>
            <w:tcW w:w="6773" w:type="dxa"/>
            <w:tcMar>
              <w:top w:w="100" w:type="dxa"/>
              <w:left w:w="100" w:type="dxa"/>
              <w:bottom w:w="100" w:type="dxa"/>
              <w:right w:w="100" w:type="dxa"/>
            </w:tcMar>
          </w:tcPr>
          <w:p w14:paraId="3D0FF651" w14:textId="77777777" w:rsidR="00453C8C" w:rsidRDefault="006B10E1">
            <w:pPr>
              <w:widowControl w:val="0"/>
            </w:pPr>
            <w:r>
              <w:rPr>
                <w:rFonts w:ascii="Calibri" w:eastAsia="Calibri" w:hAnsi="Calibri" w:cs="Calibri"/>
                <w:sz w:val="28"/>
                <w:szCs w:val="28"/>
              </w:rPr>
              <w:t>L’amministratore accede alla schermata di gestione utenti.</w:t>
            </w:r>
          </w:p>
        </w:tc>
      </w:tr>
      <w:tr w:rsidR="00453C8C" w14:paraId="24259BC0" w14:textId="77777777">
        <w:tc>
          <w:tcPr>
            <w:tcW w:w="2227" w:type="dxa"/>
            <w:tcMar>
              <w:top w:w="100" w:type="dxa"/>
              <w:left w:w="100" w:type="dxa"/>
              <w:bottom w:w="100" w:type="dxa"/>
              <w:right w:w="100" w:type="dxa"/>
            </w:tcMar>
          </w:tcPr>
          <w:p w14:paraId="6CBF72CC" w14:textId="77777777" w:rsidR="00453C8C" w:rsidRDefault="006B10E1">
            <w:pPr>
              <w:widowControl w:val="0"/>
              <w:rPr>
                <w:sz w:val="32"/>
                <w:szCs w:val="32"/>
              </w:rPr>
            </w:pPr>
            <w:r>
              <w:rPr>
                <w:rFonts w:ascii="Calibri" w:eastAsia="Calibri" w:hAnsi="Calibri" w:cs="Calibri"/>
                <w:b/>
                <w:sz w:val="32"/>
                <w:szCs w:val="32"/>
              </w:rPr>
              <w:t>Flusso di Eventi</w:t>
            </w:r>
          </w:p>
        </w:tc>
        <w:tc>
          <w:tcPr>
            <w:tcW w:w="6773" w:type="dxa"/>
            <w:tcMar>
              <w:top w:w="100" w:type="dxa"/>
              <w:left w:w="100" w:type="dxa"/>
              <w:bottom w:w="100" w:type="dxa"/>
              <w:right w:w="100" w:type="dxa"/>
            </w:tcMar>
          </w:tcPr>
          <w:p w14:paraId="07A3DC79" w14:textId="77777777" w:rsidR="00453C8C" w:rsidRDefault="00453C8C">
            <w:pPr>
              <w:widowControl w:val="0"/>
              <w:spacing w:line="276" w:lineRule="auto"/>
              <w:rPr>
                <w:sz w:val="32"/>
                <w:szCs w:val="32"/>
              </w:rPr>
            </w:pPr>
          </w:p>
          <w:tbl>
            <w:tblPr>
              <w:tblStyle w:val="ad"/>
              <w:tblW w:w="6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8"/>
              <w:gridCol w:w="3969"/>
            </w:tblGrid>
            <w:tr w:rsidR="00453C8C" w14:paraId="324B56C5" w14:textId="77777777">
              <w:tc>
                <w:tcPr>
                  <w:tcW w:w="2588" w:type="dxa"/>
                </w:tcPr>
                <w:p w14:paraId="344DB1D9"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 xml:space="preserve">Amministratore    </w:t>
                  </w:r>
                </w:p>
              </w:tc>
              <w:tc>
                <w:tcPr>
                  <w:tcW w:w="3969" w:type="dxa"/>
                </w:tcPr>
                <w:p w14:paraId="23ACABE6" w14:textId="77777777" w:rsidR="00453C8C" w:rsidRDefault="006B10E1">
                  <w:pPr>
                    <w:widowControl w:val="0"/>
                  </w:pPr>
                  <w:r>
                    <w:rPr>
                      <w:rFonts w:ascii="Calibri" w:eastAsia="Calibri" w:hAnsi="Calibri" w:cs="Calibri"/>
                      <w:sz w:val="28"/>
                      <w:szCs w:val="28"/>
                    </w:rPr>
                    <w:t xml:space="preserve">                   Sistema</w:t>
                  </w:r>
                </w:p>
              </w:tc>
            </w:tr>
            <w:tr w:rsidR="00453C8C" w14:paraId="38C1303A" w14:textId="77777777">
              <w:tc>
                <w:tcPr>
                  <w:tcW w:w="2588" w:type="dxa"/>
                </w:tcPr>
                <w:p w14:paraId="0F4C9099" w14:textId="77777777" w:rsidR="00453C8C" w:rsidRDefault="00453C8C">
                  <w:pPr>
                    <w:widowControl w:val="0"/>
                    <w:rPr>
                      <w:rFonts w:ascii="Calibri" w:eastAsia="Calibri" w:hAnsi="Calibri" w:cs="Calibri"/>
                      <w:sz w:val="28"/>
                      <w:szCs w:val="28"/>
                    </w:rPr>
                  </w:pPr>
                </w:p>
              </w:tc>
              <w:tc>
                <w:tcPr>
                  <w:tcW w:w="3969" w:type="dxa"/>
                </w:tcPr>
                <w:p w14:paraId="0753E692"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Il sistema mostra una schermata contenente una lista di utenti con pulsanti “Aggiungi” e “Elimina”.</w:t>
                  </w:r>
                </w:p>
              </w:tc>
            </w:tr>
            <w:tr w:rsidR="00453C8C" w14:paraId="7853AD15" w14:textId="77777777">
              <w:tc>
                <w:tcPr>
                  <w:tcW w:w="2588" w:type="dxa"/>
                </w:tcPr>
                <w:p w14:paraId="6663FBF5" w14:textId="77777777" w:rsidR="00453C8C" w:rsidRDefault="006B10E1">
                  <w:pPr>
                    <w:widowControl w:val="0"/>
                  </w:pPr>
                  <w:r>
                    <w:rPr>
                      <w:rFonts w:ascii="Calibri" w:eastAsia="Calibri" w:hAnsi="Calibri" w:cs="Calibri"/>
                      <w:sz w:val="28"/>
                      <w:szCs w:val="28"/>
                    </w:rPr>
                    <w:t xml:space="preserve">L’admin clicca sul </w:t>
                  </w:r>
                </w:p>
                <w:p w14:paraId="24C5CC82" w14:textId="77777777" w:rsidR="00453C8C" w:rsidRDefault="006B10E1">
                  <w:pPr>
                    <w:widowControl w:val="0"/>
                  </w:pPr>
                  <w:r>
                    <w:rPr>
                      <w:rFonts w:ascii="Calibri" w:eastAsia="Calibri" w:hAnsi="Calibri" w:cs="Calibri"/>
                      <w:sz w:val="28"/>
                      <w:szCs w:val="28"/>
                    </w:rPr>
                    <w:t>pulsante “Elimina”</w:t>
                  </w:r>
                </w:p>
                <w:p w14:paraId="53435D49" w14:textId="77777777" w:rsidR="00453C8C" w:rsidRDefault="006B10E1">
                  <w:pPr>
                    <w:widowControl w:val="0"/>
                  </w:pPr>
                  <w:r>
                    <w:rPr>
                      <w:rFonts w:ascii="Calibri" w:eastAsia="Calibri" w:hAnsi="Calibri" w:cs="Calibri"/>
                      <w:sz w:val="28"/>
                      <w:szCs w:val="28"/>
                    </w:rPr>
                    <w:t>riferito all’utente che vuole eliminare.</w:t>
                  </w:r>
                </w:p>
              </w:tc>
              <w:tc>
                <w:tcPr>
                  <w:tcW w:w="3969" w:type="dxa"/>
                </w:tcPr>
                <w:p w14:paraId="5A5E8CFD" w14:textId="77777777" w:rsidR="00453C8C" w:rsidRDefault="00453C8C">
                  <w:pPr>
                    <w:widowControl w:val="0"/>
                    <w:rPr>
                      <w:rFonts w:ascii="Calibri" w:eastAsia="Calibri" w:hAnsi="Calibri" w:cs="Calibri"/>
                      <w:sz w:val="28"/>
                      <w:szCs w:val="28"/>
                    </w:rPr>
                  </w:pPr>
                </w:p>
              </w:tc>
            </w:tr>
            <w:tr w:rsidR="00453C8C" w14:paraId="7AED1E70" w14:textId="77777777">
              <w:tc>
                <w:tcPr>
                  <w:tcW w:w="2588" w:type="dxa"/>
                </w:tcPr>
                <w:p w14:paraId="3D240367" w14:textId="77777777" w:rsidR="00453C8C" w:rsidRDefault="00453C8C">
                  <w:pPr>
                    <w:widowControl w:val="0"/>
                    <w:rPr>
                      <w:rFonts w:ascii="Calibri" w:eastAsia="Calibri" w:hAnsi="Calibri" w:cs="Calibri"/>
                      <w:sz w:val="28"/>
                      <w:szCs w:val="28"/>
                    </w:rPr>
                  </w:pPr>
                </w:p>
              </w:tc>
              <w:tc>
                <w:tcPr>
                  <w:tcW w:w="3969" w:type="dxa"/>
                </w:tcPr>
                <w:p w14:paraId="29A35B2A" w14:textId="77777777" w:rsidR="00453C8C" w:rsidRDefault="006B10E1">
                  <w:pPr>
                    <w:widowControl w:val="0"/>
                    <w:jc w:val="right"/>
                  </w:pPr>
                  <w:r>
                    <w:rPr>
                      <w:rFonts w:ascii="Calibri" w:eastAsia="Calibri" w:hAnsi="Calibri" w:cs="Calibri"/>
                      <w:sz w:val="28"/>
                      <w:szCs w:val="28"/>
                    </w:rPr>
                    <w:t>Il sistema mostra due pulsanti  “Conferma”, o “Annulla”.</w:t>
                  </w:r>
                </w:p>
              </w:tc>
            </w:tr>
            <w:tr w:rsidR="00453C8C" w14:paraId="46480E3B" w14:textId="77777777">
              <w:tc>
                <w:tcPr>
                  <w:tcW w:w="2588" w:type="dxa"/>
                </w:tcPr>
                <w:p w14:paraId="75B5BA20" w14:textId="77777777" w:rsidR="00453C8C" w:rsidRDefault="006B10E1">
                  <w:pPr>
                    <w:widowControl w:val="0"/>
                  </w:pPr>
                  <w:r>
                    <w:rPr>
                      <w:rFonts w:ascii="Calibri" w:eastAsia="Calibri" w:hAnsi="Calibri" w:cs="Calibri"/>
                      <w:sz w:val="28"/>
                      <w:szCs w:val="28"/>
                    </w:rPr>
                    <w:t>L’admin preme sul</w:t>
                  </w:r>
                </w:p>
                <w:p w14:paraId="57B25F2D" w14:textId="77777777" w:rsidR="00453C8C" w:rsidRDefault="006B10E1">
                  <w:pPr>
                    <w:widowControl w:val="0"/>
                  </w:pPr>
                  <w:r>
                    <w:rPr>
                      <w:rFonts w:ascii="Calibri" w:eastAsia="Calibri" w:hAnsi="Calibri" w:cs="Calibri"/>
                      <w:sz w:val="28"/>
                      <w:szCs w:val="28"/>
                    </w:rPr>
                    <w:t>pulsante “Conferma”.</w:t>
                  </w:r>
                </w:p>
              </w:tc>
              <w:tc>
                <w:tcPr>
                  <w:tcW w:w="3969" w:type="dxa"/>
                </w:tcPr>
                <w:p w14:paraId="70FA1D6F" w14:textId="77777777" w:rsidR="00453C8C" w:rsidRDefault="00453C8C">
                  <w:pPr>
                    <w:widowControl w:val="0"/>
                    <w:rPr>
                      <w:rFonts w:ascii="Calibri" w:eastAsia="Calibri" w:hAnsi="Calibri" w:cs="Calibri"/>
                      <w:sz w:val="28"/>
                      <w:szCs w:val="28"/>
                    </w:rPr>
                  </w:pPr>
                </w:p>
              </w:tc>
            </w:tr>
            <w:tr w:rsidR="00453C8C" w14:paraId="36B81470" w14:textId="77777777">
              <w:tc>
                <w:tcPr>
                  <w:tcW w:w="2588" w:type="dxa"/>
                </w:tcPr>
                <w:p w14:paraId="5556BE48" w14:textId="77777777" w:rsidR="00453C8C" w:rsidRDefault="00453C8C">
                  <w:pPr>
                    <w:widowControl w:val="0"/>
                    <w:rPr>
                      <w:rFonts w:ascii="Calibri" w:eastAsia="Calibri" w:hAnsi="Calibri" w:cs="Calibri"/>
                      <w:sz w:val="28"/>
                      <w:szCs w:val="28"/>
                    </w:rPr>
                  </w:pPr>
                </w:p>
              </w:tc>
              <w:tc>
                <w:tcPr>
                  <w:tcW w:w="3969" w:type="dxa"/>
                </w:tcPr>
                <w:p w14:paraId="7BCEA99E" w14:textId="77777777" w:rsidR="00453C8C" w:rsidRDefault="006B10E1">
                  <w:pPr>
                    <w:widowControl w:val="0"/>
                    <w:jc w:val="right"/>
                  </w:pPr>
                  <w:r>
                    <w:rPr>
                      <w:rFonts w:ascii="Calibri" w:eastAsia="Calibri" w:hAnsi="Calibri" w:cs="Calibri"/>
                      <w:sz w:val="28"/>
                      <w:szCs w:val="28"/>
                    </w:rPr>
                    <w:t xml:space="preserve">Il sistema elabora i </w:t>
                  </w:r>
                </w:p>
                <w:p w14:paraId="424E0DF5" w14:textId="77777777" w:rsidR="00453C8C" w:rsidRDefault="006B10E1">
                  <w:pPr>
                    <w:widowControl w:val="0"/>
                    <w:jc w:val="right"/>
                  </w:pPr>
                  <w:r>
                    <w:rPr>
                      <w:rFonts w:ascii="Calibri" w:eastAsia="Calibri" w:hAnsi="Calibri" w:cs="Calibri"/>
                      <w:sz w:val="28"/>
                      <w:szCs w:val="28"/>
                    </w:rPr>
                    <w:t>dati ricevuti, le informazioni relative all’utente verranno</w:t>
                  </w:r>
                </w:p>
                <w:p w14:paraId="477A37B6" w14:textId="77777777" w:rsidR="00453C8C" w:rsidRDefault="006B10E1">
                  <w:pPr>
                    <w:widowControl w:val="0"/>
                    <w:jc w:val="right"/>
                  </w:pPr>
                  <w:r>
                    <w:rPr>
                      <w:rFonts w:ascii="Calibri" w:eastAsia="Calibri" w:hAnsi="Calibri" w:cs="Calibri"/>
                      <w:sz w:val="28"/>
                      <w:szCs w:val="28"/>
                    </w:rPr>
                    <w:t>rimosse dal database.</w:t>
                  </w:r>
                </w:p>
              </w:tc>
            </w:tr>
          </w:tbl>
          <w:p w14:paraId="4EF4E5ED" w14:textId="77777777" w:rsidR="00453C8C" w:rsidRDefault="00453C8C">
            <w:pPr>
              <w:widowControl w:val="0"/>
            </w:pPr>
          </w:p>
        </w:tc>
      </w:tr>
      <w:tr w:rsidR="00453C8C" w14:paraId="265E18F6" w14:textId="77777777">
        <w:tc>
          <w:tcPr>
            <w:tcW w:w="2227" w:type="dxa"/>
            <w:tcMar>
              <w:top w:w="100" w:type="dxa"/>
              <w:left w:w="100" w:type="dxa"/>
              <w:bottom w:w="100" w:type="dxa"/>
              <w:right w:w="100" w:type="dxa"/>
            </w:tcMar>
          </w:tcPr>
          <w:p w14:paraId="51D4E8BE" w14:textId="77777777" w:rsidR="00453C8C" w:rsidRDefault="006B10E1">
            <w:pPr>
              <w:widowControl w:val="0"/>
              <w:rPr>
                <w:sz w:val="32"/>
                <w:szCs w:val="32"/>
              </w:rPr>
            </w:pPr>
            <w:r>
              <w:rPr>
                <w:rFonts w:ascii="Calibri" w:eastAsia="Calibri" w:hAnsi="Calibri" w:cs="Calibri"/>
                <w:b/>
                <w:sz w:val="32"/>
                <w:szCs w:val="32"/>
              </w:rPr>
              <w:t>Condizione d’uscita</w:t>
            </w:r>
          </w:p>
        </w:tc>
        <w:tc>
          <w:tcPr>
            <w:tcW w:w="6773" w:type="dxa"/>
            <w:tcMar>
              <w:top w:w="100" w:type="dxa"/>
              <w:left w:w="100" w:type="dxa"/>
              <w:bottom w:w="100" w:type="dxa"/>
              <w:right w:w="100" w:type="dxa"/>
            </w:tcMar>
          </w:tcPr>
          <w:p w14:paraId="6FF1B29D" w14:textId="77777777" w:rsidR="00453C8C" w:rsidRDefault="006B10E1">
            <w:pPr>
              <w:widowControl w:val="0"/>
            </w:pPr>
            <w:r>
              <w:rPr>
                <w:rFonts w:ascii="Calibri" w:eastAsia="Calibri" w:hAnsi="Calibri" w:cs="Calibri"/>
                <w:sz w:val="28"/>
                <w:szCs w:val="28"/>
              </w:rPr>
              <w:t>L’amministratore rimuove correttamente l’utente dal sistema.</w:t>
            </w:r>
          </w:p>
        </w:tc>
      </w:tr>
      <w:tr w:rsidR="00453C8C" w14:paraId="5F73C1FD" w14:textId="77777777">
        <w:tc>
          <w:tcPr>
            <w:tcW w:w="2227" w:type="dxa"/>
            <w:tcMar>
              <w:top w:w="100" w:type="dxa"/>
              <w:left w:w="100" w:type="dxa"/>
              <w:bottom w:w="100" w:type="dxa"/>
              <w:right w:w="100" w:type="dxa"/>
            </w:tcMar>
          </w:tcPr>
          <w:p w14:paraId="02F06CD0" w14:textId="77777777" w:rsidR="00453C8C" w:rsidRDefault="006B10E1">
            <w:pPr>
              <w:widowControl w:val="0"/>
              <w:rPr>
                <w:sz w:val="32"/>
                <w:szCs w:val="32"/>
              </w:rPr>
            </w:pPr>
            <w:r>
              <w:rPr>
                <w:rFonts w:ascii="Calibri" w:eastAsia="Calibri" w:hAnsi="Calibri" w:cs="Calibri"/>
                <w:b/>
                <w:sz w:val="32"/>
                <w:szCs w:val="32"/>
              </w:rPr>
              <w:t>Eccezioni</w:t>
            </w:r>
          </w:p>
        </w:tc>
        <w:tc>
          <w:tcPr>
            <w:tcW w:w="6773" w:type="dxa"/>
            <w:tcMar>
              <w:top w:w="100" w:type="dxa"/>
              <w:left w:w="100" w:type="dxa"/>
              <w:bottom w:w="100" w:type="dxa"/>
              <w:right w:w="100" w:type="dxa"/>
            </w:tcMar>
          </w:tcPr>
          <w:p w14:paraId="5C8B1A10" w14:textId="77777777" w:rsidR="00453C8C" w:rsidRDefault="00453C8C">
            <w:pPr>
              <w:widowControl w:val="0"/>
            </w:pPr>
          </w:p>
        </w:tc>
      </w:tr>
      <w:tr w:rsidR="00453C8C" w14:paraId="644C74A6" w14:textId="77777777">
        <w:tc>
          <w:tcPr>
            <w:tcW w:w="2227" w:type="dxa"/>
            <w:tcMar>
              <w:top w:w="100" w:type="dxa"/>
              <w:left w:w="100" w:type="dxa"/>
              <w:bottom w:w="100" w:type="dxa"/>
              <w:right w:w="100" w:type="dxa"/>
            </w:tcMar>
          </w:tcPr>
          <w:p w14:paraId="76E5E026" w14:textId="77777777" w:rsidR="00453C8C" w:rsidRDefault="006B10E1">
            <w:pPr>
              <w:widowControl w:val="0"/>
              <w:rPr>
                <w:sz w:val="32"/>
                <w:szCs w:val="32"/>
              </w:rPr>
            </w:pPr>
            <w:r>
              <w:rPr>
                <w:rFonts w:ascii="Calibri" w:eastAsia="Calibri" w:hAnsi="Calibri" w:cs="Calibri"/>
                <w:b/>
                <w:sz w:val="32"/>
                <w:szCs w:val="32"/>
              </w:rPr>
              <w:t>Requisiti di qualità</w:t>
            </w:r>
          </w:p>
        </w:tc>
        <w:tc>
          <w:tcPr>
            <w:tcW w:w="6773" w:type="dxa"/>
            <w:tcMar>
              <w:top w:w="100" w:type="dxa"/>
              <w:left w:w="100" w:type="dxa"/>
              <w:bottom w:w="100" w:type="dxa"/>
              <w:right w:w="100" w:type="dxa"/>
            </w:tcMar>
          </w:tcPr>
          <w:p w14:paraId="6BD4F874" w14:textId="77777777" w:rsidR="00453C8C" w:rsidRDefault="00453C8C">
            <w:pPr>
              <w:widowControl w:val="0"/>
            </w:pPr>
          </w:p>
        </w:tc>
      </w:tr>
    </w:tbl>
    <w:p w14:paraId="6423DD8B" w14:textId="77777777" w:rsidR="00453C8C" w:rsidRDefault="00453C8C"/>
    <w:p w14:paraId="4EF70426" w14:textId="77777777" w:rsidR="00453C8C" w:rsidRDefault="006B10E1">
      <w:r>
        <w:br w:type="page"/>
      </w:r>
    </w:p>
    <w:p w14:paraId="7566F9CC" w14:textId="77777777" w:rsidR="00453C8C" w:rsidRDefault="00453C8C"/>
    <w:tbl>
      <w:tblPr>
        <w:tblStyle w:val="af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6632"/>
      </w:tblGrid>
      <w:tr w:rsidR="00453C8C" w14:paraId="08A7B203" w14:textId="77777777">
        <w:tc>
          <w:tcPr>
            <w:tcW w:w="2368" w:type="dxa"/>
            <w:tcMar>
              <w:top w:w="100" w:type="dxa"/>
              <w:left w:w="100" w:type="dxa"/>
              <w:bottom w:w="100" w:type="dxa"/>
              <w:right w:w="100" w:type="dxa"/>
            </w:tcMar>
          </w:tcPr>
          <w:p w14:paraId="0A89F8B4" w14:textId="77777777" w:rsidR="00453C8C" w:rsidRDefault="006B10E1">
            <w:pPr>
              <w:widowControl w:val="0"/>
              <w:rPr>
                <w:sz w:val="32"/>
                <w:szCs w:val="32"/>
              </w:rPr>
            </w:pPr>
            <w:r>
              <w:rPr>
                <w:rFonts w:ascii="Calibri" w:eastAsia="Calibri" w:hAnsi="Calibri" w:cs="Calibri"/>
                <w:b/>
                <w:sz w:val="32"/>
                <w:szCs w:val="32"/>
              </w:rPr>
              <w:t>ID</w:t>
            </w:r>
          </w:p>
        </w:tc>
        <w:tc>
          <w:tcPr>
            <w:tcW w:w="6632" w:type="dxa"/>
            <w:tcMar>
              <w:top w:w="100" w:type="dxa"/>
              <w:left w:w="100" w:type="dxa"/>
              <w:bottom w:w="100" w:type="dxa"/>
              <w:right w:w="100" w:type="dxa"/>
            </w:tcMar>
          </w:tcPr>
          <w:p w14:paraId="6A16D2F3" w14:textId="77777777" w:rsidR="00453C8C" w:rsidRDefault="006B10E1">
            <w:pPr>
              <w:widowControl w:val="0"/>
            </w:pPr>
            <w:r>
              <w:rPr>
                <w:rFonts w:ascii="Calibri" w:eastAsia="Calibri" w:hAnsi="Calibri" w:cs="Calibri"/>
                <w:sz w:val="28"/>
                <w:szCs w:val="28"/>
              </w:rPr>
              <w:t>UC_2.4</w:t>
            </w:r>
          </w:p>
        </w:tc>
      </w:tr>
      <w:tr w:rsidR="00453C8C" w14:paraId="1EFE8350" w14:textId="77777777">
        <w:tc>
          <w:tcPr>
            <w:tcW w:w="2368" w:type="dxa"/>
            <w:tcMar>
              <w:top w:w="100" w:type="dxa"/>
              <w:left w:w="100" w:type="dxa"/>
              <w:bottom w:w="100" w:type="dxa"/>
              <w:right w:w="100" w:type="dxa"/>
            </w:tcMar>
          </w:tcPr>
          <w:p w14:paraId="2464C8A0" w14:textId="77777777" w:rsidR="00453C8C" w:rsidRDefault="006B10E1">
            <w:pPr>
              <w:widowControl w:val="0"/>
              <w:rPr>
                <w:sz w:val="32"/>
                <w:szCs w:val="32"/>
              </w:rPr>
            </w:pPr>
            <w:r>
              <w:rPr>
                <w:rFonts w:ascii="Calibri" w:eastAsia="Calibri" w:hAnsi="Calibri" w:cs="Calibri"/>
                <w:b/>
                <w:sz w:val="32"/>
                <w:szCs w:val="32"/>
              </w:rPr>
              <w:t>Nome Use Case</w:t>
            </w:r>
          </w:p>
        </w:tc>
        <w:tc>
          <w:tcPr>
            <w:tcW w:w="6632" w:type="dxa"/>
            <w:tcMar>
              <w:top w:w="100" w:type="dxa"/>
              <w:left w:w="100" w:type="dxa"/>
              <w:bottom w:w="100" w:type="dxa"/>
              <w:right w:w="100" w:type="dxa"/>
            </w:tcMar>
          </w:tcPr>
          <w:p w14:paraId="49716A0E" w14:textId="77777777" w:rsidR="00453C8C" w:rsidRDefault="006B10E1">
            <w:pPr>
              <w:widowControl w:val="0"/>
            </w:pPr>
            <w:r>
              <w:rPr>
                <w:rFonts w:ascii="Calibri" w:eastAsia="Calibri" w:hAnsi="Calibri" w:cs="Calibri"/>
                <w:sz w:val="28"/>
                <w:szCs w:val="28"/>
              </w:rPr>
              <w:t>EliminazioneAmministratore</w:t>
            </w:r>
          </w:p>
        </w:tc>
      </w:tr>
      <w:tr w:rsidR="00453C8C" w14:paraId="3111D329" w14:textId="77777777">
        <w:tc>
          <w:tcPr>
            <w:tcW w:w="2368" w:type="dxa"/>
            <w:tcMar>
              <w:top w:w="100" w:type="dxa"/>
              <w:left w:w="100" w:type="dxa"/>
              <w:bottom w:w="100" w:type="dxa"/>
              <w:right w:w="100" w:type="dxa"/>
            </w:tcMar>
          </w:tcPr>
          <w:p w14:paraId="250060F1" w14:textId="77777777" w:rsidR="00453C8C" w:rsidRDefault="006B10E1">
            <w:pPr>
              <w:widowControl w:val="0"/>
              <w:rPr>
                <w:sz w:val="32"/>
                <w:szCs w:val="32"/>
              </w:rPr>
            </w:pPr>
            <w:r>
              <w:rPr>
                <w:rFonts w:ascii="Calibri" w:eastAsia="Calibri" w:hAnsi="Calibri" w:cs="Calibri"/>
                <w:b/>
                <w:sz w:val="32"/>
                <w:szCs w:val="32"/>
              </w:rPr>
              <w:t>Partecipanti</w:t>
            </w:r>
          </w:p>
        </w:tc>
        <w:tc>
          <w:tcPr>
            <w:tcW w:w="6632" w:type="dxa"/>
            <w:tcMar>
              <w:top w:w="100" w:type="dxa"/>
              <w:left w:w="100" w:type="dxa"/>
              <w:bottom w:w="100" w:type="dxa"/>
              <w:right w:w="100" w:type="dxa"/>
            </w:tcMar>
          </w:tcPr>
          <w:p w14:paraId="1A93BEF7" w14:textId="77777777" w:rsidR="00453C8C" w:rsidRDefault="006B10E1">
            <w:pPr>
              <w:widowControl w:val="0"/>
            </w:pPr>
            <w:r>
              <w:rPr>
                <w:rFonts w:ascii="Calibri" w:eastAsia="Calibri" w:hAnsi="Calibri" w:cs="Calibri"/>
                <w:sz w:val="28"/>
                <w:szCs w:val="28"/>
              </w:rPr>
              <w:t>Amministratore</w:t>
            </w:r>
          </w:p>
        </w:tc>
      </w:tr>
      <w:tr w:rsidR="00453C8C" w14:paraId="5C5E210B" w14:textId="77777777">
        <w:tc>
          <w:tcPr>
            <w:tcW w:w="2368" w:type="dxa"/>
            <w:tcMar>
              <w:top w:w="100" w:type="dxa"/>
              <w:left w:w="100" w:type="dxa"/>
              <w:bottom w:w="100" w:type="dxa"/>
              <w:right w:w="100" w:type="dxa"/>
            </w:tcMar>
          </w:tcPr>
          <w:p w14:paraId="13DEA609" w14:textId="77777777" w:rsidR="00453C8C" w:rsidRDefault="006B10E1">
            <w:pPr>
              <w:widowControl w:val="0"/>
              <w:rPr>
                <w:sz w:val="32"/>
                <w:szCs w:val="32"/>
              </w:rPr>
            </w:pPr>
            <w:r>
              <w:rPr>
                <w:rFonts w:ascii="Calibri" w:eastAsia="Calibri" w:hAnsi="Calibri" w:cs="Calibri"/>
                <w:b/>
                <w:sz w:val="32"/>
                <w:szCs w:val="32"/>
              </w:rPr>
              <w:t>Condizione di Ingresso</w:t>
            </w:r>
          </w:p>
        </w:tc>
        <w:tc>
          <w:tcPr>
            <w:tcW w:w="6632" w:type="dxa"/>
            <w:tcMar>
              <w:top w:w="100" w:type="dxa"/>
              <w:left w:w="100" w:type="dxa"/>
              <w:bottom w:w="100" w:type="dxa"/>
              <w:right w:w="100" w:type="dxa"/>
            </w:tcMar>
          </w:tcPr>
          <w:p w14:paraId="5F946E73" w14:textId="77777777" w:rsidR="00453C8C" w:rsidRDefault="006B10E1">
            <w:pPr>
              <w:widowControl w:val="0"/>
            </w:pPr>
            <w:r>
              <w:rPr>
                <w:rFonts w:ascii="Calibri" w:eastAsia="Calibri" w:hAnsi="Calibri" w:cs="Calibri"/>
                <w:sz w:val="28"/>
                <w:szCs w:val="28"/>
              </w:rPr>
              <w:t>L’amministratore accede al proprio account.</w:t>
            </w:r>
          </w:p>
        </w:tc>
      </w:tr>
      <w:tr w:rsidR="00453C8C" w14:paraId="3124DA9E" w14:textId="77777777">
        <w:tc>
          <w:tcPr>
            <w:tcW w:w="2368" w:type="dxa"/>
            <w:tcMar>
              <w:top w:w="100" w:type="dxa"/>
              <w:left w:w="100" w:type="dxa"/>
              <w:bottom w:w="100" w:type="dxa"/>
              <w:right w:w="100" w:type="dxa"/>
            </w:tcMar>
          </w:tcPr>
          <w:p w14:paraId="22269916" w14:textId="77777777" w:rsidR="00453C8C" w:rsidRDefault="006B10E1">
            <w:pPr>
              <w:widowControl w:val="0"/>
              <w:rPr>
                <w:sz w:val="32"/>
                <w:szCs w:val="32"/>
              </w:rPr>
            </w:pPr>
            <w:r>
              <w:rPr>
                <w:rFonts w:ascii="Calibri" w:eastAsia="Calibri" w:hAnsi="Calibri" w:cs="Calibri"/>
                <w:b/>
                <w:sz w:val="32"/>
                <w:szCs w:val="32"/>
              </w:rPr>
              <w:t>Flusso di Eventi</w:t>
            </w:r>
          </w:p>
        </w:tc>
        <w:tc>
          <w:tcPr>
            <w:tcW w:w="6632" w:type="dxa"/>
            <w:tcMar>
              <w:top w:w="100" w:type="dxa"/>
              <w:left w:w="100" w:type="dxa"/>
              <w:bottom w:w="100" w:type="dxa"/>
              <w:right w:w="100" w:type="dxa"/>
            </w:tcMar>
          </w:tcPr>
          <w:p w14:paraId="3DCB9EA9" w14:textId="77777777" w:rsidR="00453C8C" w:rsidRDefault="00453C8C">
            <w:pPr>
              <w:widowControl w:val="0"/>
              <w:spacing w:line="276" w:lineRule="auto"/>
              <w:rPr>
                <w:sz w:val="32"/>
                <w:szCs w:val="32"/>
              </w:rPr>
            </w:pPr>
          </w:p>
          <w:tbl>
            <w:tblPr>
              <w:tblStyle w:val="af"/>
              <w:tblW w:w="14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2"/>
              <w:gridCol w:w="3792"/>
              <w:gridCol w:w="8329"/>
            </w:tblGrid>
            <w:tr w:rsidR="00453C8C" w14:paraId="56977D85" w14:textId="77777777">
              <w:trPr>
                <w:gridAfter w:val="1"/>
                <w:wAfter w:w="8329" w:type="dxa"/>
              </w:trPr>
              <w:tc>
                <w:tcPr>
                  <w:tcW w:w="2482" w:type="dxa"/>
                </w:tcPr>
                <w:p w14:paraId="47927FAD"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 xml:space="preserve">Amministratore    </w:t>
                  </w:r>
                </w:p>
              </w:tc>
              <w:tc>
                <w:tcPr>
                  <w:tcW w:w="3792" w:type="dxa"/>
                </w:tcPr>
                <w:p w14:paraId="5A38F839" w14:textId="77777777" w:rsidR="00453C8C" w:rsidRDefault="006B10E1">
                  <w:pPr>
                    <w:widowControl w:val="0"/>
                  </w:pPr>
                  <w:r>
                    <w:rPr>
                      <w:rFonts w:ascii="Calibri" w:eastAsia="Calibri" w:hAnsi="Calibri" w:cs="Calibri"/>
                      <w:sz w:val="28"/>
                      <w:szCs w:val="28"/>
                    </w:rPr>
                    <w:t xml:space="preserve">                   Sistema</w:t>
                  </w:r>
                </w:p>
              </w:tc>
            </w:tr>
            <w:tr w:rsidR="00453C8C" w14:paraId="42B41CF8" w14:textId="77777777">
              <w:trPr>
                <w:gridAfter w:val="1"/>
                <w:wAfter w:w="8329" w:type="dxa"/>
              </w:trPr>
              <w:tc>
                <w:tcPr>
                  <w:tcW w:w="2482" w:type="dxa"/>
                </w:tcPr>
                <w:p w14:paraId="0CB736DA" w14:textId="77777777" w:rsidR="00453C8C" w:rsidRDefault="00453C8C">
                  <w:pPr>
                    <w:widowControl w:val="0"/>
                    <w:rPr>
                      <w:rFonts w:ascii="Calibri" w:eastAsia="Calibri" w:hAnsi="Calibri" w:cs="Calibri"/>
                      <w:sz w:val="28"/>
                      <w:szCs w:val="28"/>
                    </w:rPr>
                  </w:pPr>
                </w:p>
              </w:tc>
              <w:tc>
                <w:tcPr>
                  <w:tcW w:w="3792" w:type="dxa"/>
                </w:tcPr>
                <w:p w14:paraId="6BC0135F" w14:textId="77777777" w:rsidR="00453C8C" w:rsidRDefault="006B10E1">
                  <w:pPr>
                    <w:widowControl w:val="0"/>
                    <w:jc w:val="right"/>
                  </w:pPr>
                  <w:r>
                    <w:rPr>
                      <w:rFonts w:ascii="Calibri" w:eastAsia="Calibri" w:hAnsi="Calibri" w:cs="Calibri"/>
                      <w:sz w:val="28"/>
                      <w:szCs w:val="28"/>
                    </w:rPr>
                    <w:t>Il sistema mostra le informazioni</w:t>
                  </w:r>
                  <w:r>
                    <w:t xml:space="preserve"> </w:t>
                  </w:r>
                  <w:r>
                    <w:rPr>
                      <w:rFonts w:ascii="Calibri" w:eastAsia="Calibri" w:hAnsi="Calibri" w:cs="Calibri"/>
                      <w:sz w:val="28"/>
                      <w:szCs w:val="28"/>
                    </w:rPr>
                    <w:t>e le funzionalità relative al singolo utente</w:t>
                  </w:r>
                  <w:r>
                    <w:rPr>
                      <w:rFonts w:ascii="Calibri" w:eastAsia="Calibri" w:hAnsi="Calibri" w:cs="Calibri"/>
                      <w:b/>
                      <w:sz w:val="36"/>
                      <w:szCs w:val="36"/>
                    </w:rPr>
                    <w:t xml:space="preserve">    </w:t>
                  </w:r>
                  <w:r>
                    <w:rPr>
                      <w:rFonts w:ascii="Calibri" w:eastAsia="Calibri" w:hAnsi="Calibri" w:cs="Calibri"/>
                      <w:sz w:val="28"/>
                      <w:szCs w:val="28"/>
                    </w:rPr>
                    <w:t xml:space="preserve">                                                           </w:t>
                  </w:r>
                </w:p>
              </w:tc>
            </w:tr>
            <w:tr w:rsidR="00453C8C" w14:paraId="38E4B118" w14:textId="77777777">
              <w:trPr>
                <w:gridAfter w:val="1"/>
                <w:wAfter w:w="8329" w:type="dxa"/>
              </w:trPr>
              <w:tc>
                <w:tcPr>
                  <w:tcW w:w="2482" w:type="dxa"/>
                </w:tcPr>
                <w:p w14:paraId="12C840DF" w14:textId="77777777" w:rsidR="00453C8C" w:rsidRDefault="006B10E1">
                  <w:pPr>
                    <w:widowControl w:val="0"/>
                  </w:pPr>
                  <w:r>
                    <w:rPr>
                      <w:rFonts w:ascii="Calibri" w:eastAsia="Calibri" w:hAnsi="Calibri" w:cs="Calibri"/>
                      <w:sz w:val="28"/>
                      <w:szCs w:val="28"/>
                    </w:rPr>
                    <w:t xml:space="preserve">L’amministratore </w:t>
                  </w:r>
                </w:p>
                <w:p w14:paraId="276D5845" w14:textId="77777777" w:rsidR="00453C8C" w:rsidRDefault="006B10E1">
                  <w:pPr>
                    <w:widowControl w:val="0"/>
                  </w:pPr>
                  <w:r>
                    <w:rPr>
                      <w:rFonts w:ascii="Calibri" w:eastAsia="Calibri" w:hAnsi="Calibri" w:cs="Calibri"/>
                      <w:sz w:val="28"/>
                      <w:szCs w:val="28"/>
                    </w:rPr>
                    <w:t>clicca sul pulsante “Elimina”.</w:t>
                  </w:r>
                </w:p>
              </w:tc>
              <w:tc>
                <w:tcPr>
                  <w:tcW w:w="3792" w:type="dxa"/>
                </w:tcPr>
                <w:p w14:paraId="28E01DD1" w14:textId="77777777" w:rsidR="00453C8C" w:rsidRDefault="00453C8C">
                  <w:pPr>
                    <w:widowControl w:val="0"/>
                    <w:jc w:val="right"/>
                    <w:rPr>
                      <w:rFonts w:ascii="Calibri" w:eastAsia="Calibri" w:hAnsi="Calibri" w:cs="Calibri"/>
                      <w:sz w:val="28"/>
                      <w:szCs w:val="28"/>
                    </w:rPr>
                  </w:pPr>
                </w:p>
              </w:tc>
            </w:tr>
            <w:tr w:rsidR="00453C8C" w14:paraId="437F4FEA" w14:textId="77777777">
              <w:trPr>
                <w:gridAfter w:val="1"/>
                <w:wAfter w:w="8329" w:type="dxa"/>
              </w:trPr>
              <w:tc>
                <w:tcPr>
                  <w:tcW w:w="2482" w:type="dxa"/>
                </w:tcPr>
                <w:p w14:paraId="386ABB36" w14:textId="77777777" w:rsidR="00453C8C" w:rsidRDefault="00453C8C">
                  <w:pPr>
                    <w:widowControl w:val="0"/>
                    <w:rPr>
                      <w:rFonts w:ascii="Calibri" w:eastAsia="Calibri" w:hAnsi="Calibri" w:cs="Calibri"/>
                      <w:sz w:val="28"/>
                      <w:szCs w:val="28"/>
                    </w:rPr>
                  </w:pPr>
                </w:p>
              </w:tc>
              <w:tc>
                <w:tcPr>
                  <w:tcW w:w="3792" w:type="dxa"/>
                </w:tcPr>
                <w:p w14:paraId="719CEA1F" w14:textId="77777777" w:rsidR="00453C8C" w:rsidRDefault="006B10E1">
                  <w:pPr>
                    <w:widowControl w:val="0"/>
                    <w:jc w:val="right"/>
                  </w:pPr>
                  <w:r>
                    <w:rPr>
                      <w:rFonts w:ascii="Calibri" w:eastAsia="Calibri" w:hAnsi="Calibri" w:cs="Calibri"/>
                      <w:sz w:val="28"/>
                      <w:szCs w:val="28"/>
                    </w:rPr>
                    <w:t xml:space="preserve">Il sistema mostra due </w:t>
                  </w:r>
                </w:p>
                <w:p w14:paraId="2BCE897F" w14:textId="77777777" w:rsidR="00453C8C" w:rsidRDefault="006B10E1">
                  <w:pPr>
                    <w:widowControl w:val="0"/>
                    <w:jc w:val="right"/>
                  </w:pPr>
                  <w:r>
                    <w:rPr>
                      <w:rFonts w:ascii="Calibri" w:eastAsia="Calibri" w:hAnsi="Calibri" w:cs="Calibri"/>
                      <w:sz w:val="28"/>
                      <w:szCs w:val="28"/>
                    </w:rPr>
                    <w:t>pulsanti “Conferma”</w:t>
                  </w:r>
                </w:p>
                <w:p w14:paraId="2D7D85B6" w14:textId="77777777" w:rsidR="00453C8C" w:rsidRDefault="006B10E1">
                  <w:pPr>
                    <w:widowControl w:val="0"/>
                    <w:jc w:val="right"/>
                  </w:pPr>
                  <w:r>
                    <w:rPr>
                      <w:rFonts w:ascii="Calibri" w:eastAsia="Calibri" w:hAnsi="Calibri" w:cs="Calibri"/>
                      <w:sz w:val="28"/>
                      <w:szCs w:val="28"/>
                    </w:rPr>
                    <w:t>e “Annulla”</w:t>
                  </w:r>
                </w:p>
              </w:tc>
            </w:tr>
            <w:tr w:rsidR="00453C8C" w14:paraId="34A83215" w14:textId="77777777">
              <w:tc>
                <w:tcPr>
                  <w:tcW w:w="2482" w:type="dxa"/>
                </w:tcPr>
                <w:p w14:paraId="062991B6" w14:textId="77777777" w:rsidR="00453C8C" w:rsidRDefault="006B10E1">
                  <w:pPr>
                    <w:widowControl w:val="0"/>
                  </w:pPr>
                  <w:r>
                    <w:rPr>
                      <w:rFonts w:ascii="Calibri" w:eastAsia="Calibri" w:hAnsi="Calibri" w:cs="Calibri"/>
                      <w:sz w:val="28"/>
                      <w:szCs w:val="28"/>
                    </w:rPr>
                    <w:t xml:space="preserve">L’amministratore </w:t>
                  </w:r>
                </w:p>
                <w:p w14:paraId="03C7B475" w14:textId="77777777" w:rsidR="00453C8C" w:rsidRDefault="006B10E1">
                  <w:pPr>
                    <w:widowControl w:val="0"/>
                  </w:pPr>
                  <w:r>
                    <w:rPr>
                      <w:rFonts w:ascii="Calibri" w:eastAsia="Calibri" w:hAnsi="Calibri" w:cs="Calibri"/>
                      <w:sz w:val="28"/>
                      <w:szCs w:val="28"/>
                    </w:rPr>
                    <w:t>preme sul pulsante “Conferma” per cancellare il proprio</w:t>
                  </w:r>
                </w:p>
                <w:p w14:paraId="1F62AEF8"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account.</w:t>
                  </w:r>
                </w:p>
              </w:tc>
              <w:tc>
                <w:tcPr>
                  <w:tcW w:w="12121" w:type="dxa"/>
                  <w:gridSpan w:val="2"/>
                </w:tcPr>
                <w:p w14:paraId="27DF17FE" w14:textId="77777777" w:rsidR="00453C8C" w:rsidRDefault="00453C8C">
                  <w:pPr>
                    <w:widowControl w:val="0"/>
                    <w:jc w:val="right"/>
                    <w:rPr>
                      <w:rFonts w:ascii="Calibri" w:eastAsia="Calibri" w:hAnsi="Calibri" w:cs="Calibri"/>
                      <w:sz w:val="28"/>
                      <w:szCs w:val="28"/>
                    </w:rPr>
                  </w:pPr>
                </w:p>
              </w:tc>
            </w:tr>
            <w:tr w:rsidR="00453C8C" w14:paraId="60A4A9AA" w14:textId="77777777">
              <w:trPr>
                <w:gridAfter w:val="1"/>
                <w:wAfter w:w="8329" w:type="dxa"/>
              </w:trPr>
              <w:tc>
                <w:tcPr>
                  <w:tcW w:w="2482" w:type="dxa"/>
                </w:tcPr>
                <w:p w14:paraId="33961C0F" w14:textId="77777777" w:rsidR="00453C8C" w:rsidRDefault="00453C8C">
                  <w:pPr>
                    <w:widowControl w:val="0"/>
                    <w:rPr>
                      <w:rFonts w:ascii="Calibri" w:eastAsia="Calibri" w:hAnsi="Calibri" w:cs="Calibri"/>
                      <w:sz w:val="28"/>
                      <w:szCs w:val="28"/>
                    </w:rPr>
                  </w:pPr>
                </w:p>
              </w:tc>
              <w:tc>
                <w:tcPr>
                  <w:tcW w:w="3792" w:type="dxa"/>
                </w:tcPr>
                <w:p w14:paraId="20BF296B"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Il sistema elabora i dati ricevuti, le informazioni relative all’amministratore  verranno rimosse dal database.</w:t>
                  </w:r>
                </w:p>
              </w:tc>
            </w:tr>
          </w:tbl>
          <w:p w14:paraId="280DB6A7" w14:textId="77777777" w:rsidR="00453C8C" w:rsidRDefault="00453C8C">
            <w:pPr>
              <w:widowControl w:val="0"/>
            </w:pPr>
          </w:p>
        </w:tc>
      </w:tr>
      <w:tr w:rsidR="00453C8C" w14:paraId="6417B329" w14:textId="77777777">
        <w:tc>
          <w:tcPr>
            <w:tcW w:w="2368" w:type="dxa"/>
            <w:tcMar>
              <w:top w:w="100" w:type="dxa"/>
              <w:left w:w="100" w:type="dxa"/>
              <w:bottom w:w="100" w:type="dxa"/>
              <w:right w:w="100" w:type="dxa"/>
            </w:tcMar>
          </w:tcPr>
          <w:p w14:paraId="6DE3B0D8" w14:textId="77777777" w:rsidR="00453C8C" w:rsidRDefault="006B10E1">
            <w:pPr>
              <w:widowControl w:val="0"/>
              <w:rPr>
                <w:sz w:val="32"/>
                <w:szCs w:val="32"/>
              </w:rPr>
            </w:pPr>
            <w:r>
              <w:rPr>
                <w:rFonts w:ascii="Calibri" w:eastAsia="Calibri" w:hAnsi="Calibri" w:cs="Calibri"/>
                <w:b/>
                <w:sz w:val="32"/>
                <w:szCs w:val="32"/>
              </w:rPr>
              <w:t>Condizione d’uscita</w:t>
            </w:r>
          </w:p>
        </w:tc>
        <w:tc>
          <w:tcPr>
            <w:tcW w:w="6632" w:type="dxa"/>
            <w:tcMar>
              <w:top w:w="100" w:type="dxa"/>
              <w:left w:w="100" w:type="dxa"/>
              <w:bottom w:w="100" w:type="dxa"/>
              <w:right w:w="100" w:type="dxa"/>
            </w:tcMar>
          </w:tcPr>
          <w:p w14:paraId="53043951" w14:textId="77777777" w:rsidR="00453C8C" w:rsidRDefault="006B10E1">
            <w:pPr>
              <w:widowControl w:val="0"/>
            </w:pPr>
            <w:r>
              <w:rPr>
                <w:rFonts w:ascii="Calibri" w:eastAsia="Calibri" w:hAnsi="Calibri" w:cs="Calibri"/>
                <w:sz w:val="28"/>
                <w:szCs w:val="28"/>
              </w:rPr>
              <w:t>L’amministratore è stato eliminato.</w:t>
            </w:r>
          </w:p>
        </w:tc>
      </w:tr>
      <w:tr w:rsidR="00453C8C" w14:paraId="13889970" w14:textId="77777777">
        <w:tc>
          <w:tcPr>
            <w:tcW w:w="2368" w:type="dxa"/>
            <w:tcMar>
              <w:top w:w="100" w:type="dxa"/>
              <w:left w:w="100" w:type="dxa"/>
              <w:bottom w:w="100" w:type="dxa"/>
              <w:right w:w="100" w:type="dxa"/>
            </w:tcMar>
          </w:tcPr>
          <w:p w14:paraId="7C412AD2" w14:textId="77777777" w:rsidR="00453C8C" w:rsidRDefault="006B10E1">
            <w:pPr>
              <w:widowControl w:val="0"/>
              <w:rPr>
                <w:sz w:val="32"/>
                <w:szCs w:val="32"/>
              </w:rPr>
            </w:pPr>
            <w:r>
              <w:rPr>
                <w:rFonts w:ascii="Calibri" w:eastAsia="Calibri" w:hAnsi="Calibri" w:cs="Calibri"/>
                <w:b/>
                <w:sz w:val="32"/>
                <w:szCs w:val="32"/>
              </w:rPr>
              <w:t>Eccezioni</w:t>
            </w:r>
          </w:p>
        </w:tc>
        <w:tc>
          <w:tcPr>
            <w:tcW w:w="6632" w:type="dxa"/>
            <w:tcMar>
              <w:top w:w="100" w:type="dxa"/>
              <w:left w:w="100" w:type="dxa"/>
              <w:bottom w:w="100" w:type="dxa"/>
              <w:right w:w="100" w:type="dxa"/>
            </w:tcMar>
          </w:tcPr>
          <w:p w14:paraId="6B14AEF3" w14:textId="77777777" w:rsidR="00453C8C" w:rsidRDefault="00453C8C">
            <w:pPr>
              <w:widowControl w:val="0"/>
            </w:pPr>
          </w:p>
        </w:tc>
      </w:tr>
      <w:tr w:rsidR="00453C8C" w14:paraId="36DA6CD6" w14:textId="77777777">
        <w:tc>
          <w:tcPr>
            <w:tcW w:w="2368" w:type="dxa"/>
            <w:tcMar>
              <w:top w:w="100" w:type="dxa"/>
              <w:left w:w="100" w:type="dxa"/>
              <w:bottom w:w="100" w:type="dxa"/>
              <w:right w:w="100" w:type="dxa"/>
            </w:tcMar>
          </w:tcPr>
          <w:p w14:paraId="7A732C95" w14:textId="77777777" w:rsidR="00453C8C" w:rsidRDefault="006B10E1">
            <w:pPr>
              <w:widowControl w:val="0"/>
              <w:rPr>
                <w:sz w:val="32"/>
                <w:szCs w:val="32"/>
              </w:rPr>
            </w:pPr>
            <w:r>
              <w:rPr>
                <w:rFonts w:ascii="Calibri" w:eastAsia="Calibri" w:hAnsi="Calibri" w:cs="Calibri"/>
                <w:b/>
                <w:sz w:val="32"/>
                <w:szCs w:val="32"/>
              </w:rPr>
              <w:t xml:space="preserve">Requisiti di </w:t>
            </w:r>
            <w:r>
              <w:rPr>
                <w:rFonts w:ascii="Calibri" w:eastAsia="Calibri" w:hAnsi="Calibri" w:cs="Calibri"/>
                <w:b/>
                <w:sz w:val="32"/>
                <w:szCs w:val="32"/>
              </w:rPr>
              <w:lastRenderedPageBreak/>
              <w:t>qualità</w:t>
            </w:r>
          </w:p>
        </w:tc>
        <w:tc>
          <w:tcPr>
            <w:tcW w:w="6632" w:type="dxa"/>
            <w:tcMar>
              <w:top w:w="100" w:type="dxa"/>
              <w:left w:w="100" w:type="dxa"/>
              <w:bottom w:w="100" w:type="dxa"/>
              <w:right w:w="100" w:type="dxa"/>
            </w:tcMar>
          </w:tcPr>
          <w:p w14:paraId="2F825A99" w14:textId="77777777" w:rsidR="00453C8C" w:rsidRDefault="00453C8C">
            <w:pPr>
              <w:widowControl w:val="0"/>
            </w:pPr>
          </w:p>
        </w:tc>
      </w:tr>
    </w:tbl>
    <w:p w14:paraId="748E0BA1" w14:textId="77777777" w:rsidR="00453C8C" w:rsidRDefault="00453C8C"/>
    <w:tbl>
      <w:tblPr>
        <w:tblStyle w:val="af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6632"/>
      </w:tblGrid>
      <w:tr w:rsidR="00453C8C" w14:paraId="79816DBF" w14:textId="77777777">
        <w:tc>
          <w:tcPr>
            <w:tcW w:w="2368" w:type="dxa"/>
            <w:tcMar>
              <w:top w:w="100" w:type="dxa"/>
              <w:left w:w="100" w:type="dxa"/>
              <w:bottom w:w="100" w:type="dxa"/>
              <w:right w:w="100" w:type="dxa"/>
            </w:tcMar>
          </w:tcPr>
          <w:p w14:paraId="0861210B" w14:textId="77777777" w:rsidR="00453C8C" w:rsidRDefault="006B10E1">
            <w:pPr>
              <w:widowControl w:val="0"/>
              <w:rPr>
                <w:sz w:val="32"/>
                <w:szCs w:val="32"/>
              </w:rPr>
            </w:pPr>
            <w:r>
              <w:rPr>
                <w:rFonts w:ascii="Calibri" w:eastAsia="Calibri" w:hAnsi="Calibri" w:cs="Calibri"/>
                <w:b/>
                <w:sz w:val="32"/>
                <w:szCs w:val="32"/>
              </w:rPr>
              <w:t>ID</w:t>
            </w:r>
          </w:p>
        </w:tc>
        <w:tc>
          <w:tcPr>
            <w:tcW w:w="6632" w:type="dxa"/>
            <w:tcMar>
              <w:top w:w="100" w:type="dxa"/>
              <w:left w:w="100" w:type="dxa"/>
              <w:bottom w:w="100" w:type="dxa"/>
              <w:right w:w="100" w:type="dxa"/>
            </w:tcMar>
          </w:tcPr>
          <w:p w14:paraId="113D58B9" w14:textId="77777777" w:rsidR="00453C8C" w:rsidRDefault="006B10E1">
            <w:pPr>
              <w:widowControl w:val="0"/>
            </w:pPr>
            <w:r>
              <w:rPr>
                <w:rFonts w:ascii="Calibri" w:eastAsia="Calibri" w:hAnsi="Calibri" w:cs="Calibri"/>
                <w:sz w:val="28"/>
                <w:szCs w:val="28"/>
              </w:rPr>
              <w:t>UC_2.5</w:t>
            </w:r>
          </w:p>
        </w:tc>
      </w:tr>
      <w:tr w:rsidR="00453C8C" w14:paraId="0BAEB381" w14:textId="77777777">
        <w:tc>
          <w:tcPr>
            <w:tcW w:w="2368" w:type="dxa"/>
            <w:tcMar>
              <w:top w:w="100" w:type="dxa"/>
              <w:left w:w="100" w:type="dxa"/>
              <w:bottom w:w="100" w:type="dxa"/>
              <w:right w:w="100" w:type="dxa"/>
            </w:tcMar>
          </w:tcPr>
          <w:p w14:paraId="755C2F98" w14:textId="77777777" w:rsidR="00453C8C" w:rsidRDefault="006B10E1">
            <w:pPr>
              <w:widowControl w:val="0"/>
              <w:rPr>
                <w:sz w:val="32"/>
                <w:szCs w:val="32"/>
              </w:rPr>
            </w:pPr>
            <w:r>
              <w:rPr>
                <w:rFonts w:ascii="Calibri" w:eastAsia="Calibri" w:hAnsi="Calibri" w:cs="Calibri"/>
                <w:b/>
                <w:sz w:val="32"/>
                <w:szCs w:val="32"/>
              </w:rPr>
              <w:t>Nome Use Case</w:t>
            </w:r>
          </w:p>
        </w:tc>
        <w:tc>
          <w:tcPr>
            <w:tcW w:w="6632" w:type="dxa"/>
            <w:tcMar>
              <w:top w:w="100" w:type="dxa"/>
              <w:left w:w="100" w:type="dxa"/>
              <w:bottom w:w="100" w:type="dxa"/>
              <w:right w:w="100" w:type="dxa"/>
            </w:tcMar>
          </w:tcPr>
          <w:p w14:paraId="6C9ADA1E" w14:textId="77777777" w:rsidR="00453C8C" w:rsidRDefault="006B10E1">
            <w:pPr>
              <w:widowControl w:val="0"/>
            </w:pPr>
            <w:r>
              <w:rPr>
                <w:rFonts w:ascii="Calibri" w:eastAsia="Calibri" w:hAnsi="Calibri" w:cs="Calibri"/>
                <w:sz w:val="28"/>
                <w:szCs w:val="28"/>
              </w:rPr>
              <w:t>AccettazioneUtente</w:t>
            </w:r>
          </w:p>
        </w:tc>
      </w:tr>
      <w:tr w:rsidR="00453C8C" w14:paraId="1331717D" w14:textId="77777777">
        <w:tc>
          <w:tcPr>
            <w:tcW w:w="2368" w:type="dxa"/>
            <w:tcMar>
              <w:top w:w="100" w:type="dxa"/>
              <w:left w:w="100" w:type="dxa"/>
              <w:bottom w:w="100" w:type="dxa"/>
              <w:right w:w="100" w:type="dxa"/>
            </w:tcMar>
          </w:tcPr>
          <w:p w14:paraId="4829000E" w14:textId="77777777" w:rsidR="00453C8C" w:rsidRDefault="006B10E1">
            <w:pPr>
              <w:widowControl w:val="0"/>
              <w:rPr>
                <w:sz w:val="32"/>
                <w:szCs w:val="32"/>
              </w:rPr>
            </w:pPr>
            <w:r>
              <w:rPr>
                <w:rFonts w:ascii="Calibri" w:eastAsia="Calibri" w:hAnsi="Calibri" w:cs="Calibri"/>
                <w:b/>
                <w:sz w:val="32"/>
                <w:szCs w:val="32"/>
              </w:rPr>
              <w:t>Partecipanti</w:t>
            </w:r>
          </w:p>
        </w:tc>
        <w:tc>
          <w:tcPr>
            <w:tcW w:w="6632" w:type="dxa"/>
            <w:tcMar>
              <w:top w:w="100" w:type="dxa"/>
              <w:left w:w="100" w:type="dxa"/>
              <w:bottom w:w="100" w:type="dxa"/>
              <w:right w:w="100" w:type="dxa"/>
            </w:tcMar>
          </w:tcPr>
          <w:p w14:paraId="67F3E8A8" w14:textId="77777777" w:rsidR="00453C8C" w:rsidRDefault="006B10E1">
            <w:pPr>
              <w:widowControl w:val="0"/>
            </w:pPr>
            <w:r>
              <w:rPr>
                <w:rFonts w:ascii="Calibri" w:eastAsia="Calibri" w:hAnsi="Calibri" w:cs="Calibri"/>
                <w:sz w:val="28"/>
                <w:szCs w:val="28"/>
              </w:rPr>
              <w:t>Amministratore</w:t>
            </w:r>
          </w:p>
        </w:tc>
      </w:tr>
      <w:tr w:rsidR="00453C8C" w14:paraId="2547BBB6" w14:textId="77777777">
        <w:tc>
          <w:tcPr>
            <w:tcW w:w="2368" w:type="dxa"/>
            <w:tcMar>
              <w:top w:w="100" w:type="dxa"/>
              <w:left w:w="100" w:type="dxa"/>
              <w:bottom w:w="100" w:type="dxa"/>
              <w:right w:w="100" w:type="dxa"/>
            </w:tcMar>
          </w:tcPr>
          <w:p w14:paraId="6ADB96EF" w14:textId="77777777" w:rsidR="00453C8C" w:rsidRDefault="006B10E1">
            <w:pPr>
              <w:widowControl w:val="0"/>
              <w:rPr>
                <w:sz w:val="32"/>
                <w:szCs w:val="32"/>
              </w:rPr>
            </w:pPr>
            <w:r>
              <w:rPr>
                <w:rFonts w:ascii="Calibri" w:eastAsia="Calibri" w:hAnsi="Calibri" w:cs="Calibri"/>
                <w:b/>
                <w:sz w:val="32"/>
                <w:szCs w:val="32"/>
              </w:rPr>
              <w:t>Condizione di Ingresso</w:t>
            </w:r>
          </w:p>
        </w:tc>
        <w:tc>
          <w:tcPr>
            <w:tcW w:w="6632" w:type="dxa"/>
            <w:tcMar>
              <w:top w:w="100" w:type="dxa"/>
              <w:left w:w="100" w:type="dxa"/>
              <w:bottom w:w="100" w:type="dxa"/>
              <w:right w:w="100" w:type="dxa"/>
            </w:tcMar>
          </w:tcPr>
          <w:p w14:paraId="053A3674" w14:textId="77777777" w:rsidR="00453C8C" w:rsidRDefault="006B10E1">
            <w:pPr>
              <w:widowControl w:val="0"/>
            </w:pPr>
            <w:r>
              <w:rPr>
                <w:rFonts w:ascii="Calibri" w:eastAsia="Calibri" w:hAnsi="Calibri" w:cs="Calibri"/>
                <w:sz w:val="28"/>
                <w:szCs w:val="28"/>
              </w:rPr>
              <w:t>L’amministratore accede alla sezione “notifiche”.</w:t>
            </w:r>
          </w:p>
        </w:tc>
      </w:tr>
      <w:tr w:rsidR="00453C8C" w14:paraId="5AD0B022" w14:textId="77777777">
        <w:tc>
          <w:tcPr>
            <w:tcW w:w="2368" w:type="dxa"/>
            <w:tcMar>
              <w:top w:w="100" w:type="dxa"/>
              <w:left w:w="100" w:type="dxa"/>
              <w:bottom w:w="100" w:type="dxa"/>
              <w:right w:w="100" w:type="dxa"/>
            </w:tcMar>
          </w:tcPr>
          <w:p w14:paraId="4BF8F81A" w14:textId="77777777" w:rsidR="00453C8C" w:rsidRDefault="006B10E1">
            <w:pPr>
              <w:widowControl w:val="0"/>
              <w:rPr>
                <w:sz w:val="32"/>
                <w:szCs w:val="32"/>
              </w:rPr>
            </w:pPr>
            <w:r>
              <w:rPr>
                <w:rFonts w:ascii="Calibri" w:eastAsia="Calibri" w:hAnsi="Calibri" w:cs="Calibri"/>
                <w:b/>
                <w:sz w:val="32"/>
                <w:szCs w:val="32"/>
              </w:rPr>
              <w:t>Flusso di Eventi</w:t>
            </w:r>
          </w:p>
        </w:tc>
        <w:tc>
          <w:tcPr>
            <w:tcW w:w="6632" w:type="dxa"/>
            <w:tcMar>
              <w:top w:w="100" w:type="dxa"/>
              <w:left w:w="100" w:type="dxa"/>
              <w:bottom w:w="100" w:type="dxa"/>
              <w:right w:w="100" w:type="dxa"/>
            </w:tcMar>
          </w:tcPr>
          <w:p w14:paraId="2952E61F" w14:textId="77777777" w:rsidR="00453C8C" w:rsidRDefault="00453C8C">
            <w:pPr>
              <w:widowControl w:val="0"/>
              <w:spacing w:line="276" w:lineRule="auto"/>
              <w:rPr>
                <w:sz w:val="32"/>
                <w:szCs w:val="32"/>
              </w:rPr>
            </w:pPr>
          </w:p>
          <w:tbl>
            <w:tblPr>
              <w:tblStyle w:val="af1"/>
              <w:tblW w:w="6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4"/>
              <w:gridCol w:w="3650"/>
            </w:tblGrid>
            <w:tr w:rsidR="00453C8C" w14:paraId="472D8040" w14:textId="77777777">
              <w:tc>
                <w:tcPr>
                  <w:tcW w:w="2624" w:type="dxa"/>
                </w:tcPr>
                <w:p w14:paraId="6C530395"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 xml:space="preserve">Amministratore                      </w:t>
                  </w:r>
                </w:p>
              </w:tc>
              <w:tc>
                <w:tcPr>
                  <w:tcW w:w="3650" w:type="dxa"/>
                </w:tcPr>
                <w:p w14:paraId="47BD608B" w14:textId="77777777" w:rsidR="00453C8C" w:rsidRDefault="006B10E1">
                  <w:pPr>
                    <w:widowControl w:val="0"/>
                  </w:pPr>
                  <w:r>
                    <w:rPr>
                      <w:rFonts w:ascii="Calibri" w:eastAsia="Calibri" w:hAnsi="Calibri" w:cs="Calibri"/>
                      <w:sz w:val="28"/>
                      <w:szCs w:val="28"/>
                    </w:rPr>
                    <w:t xml:space="preserve">   Sistema</w:t>
                  </w:r>
                </w:p>
              </w:tc>
            </w:tr>
            <w:tr w:rsidR="00453C8C" w14:paraId="3E1B4D29" w14:textId="77777777">
              <w:tc>
                <w:tcPr>
                  <w:tcW w:w="2624" w:type="dxa"/>
                </w:tcPr>
                <w:p w14:paraId="379DE33A" w14:textId="77777777" w:rsidR="00453C8C" w:rsidRDefault="00453C8C">
                  <w:pPr>
                    <w:widowControl w:val="0"/>
                    <w:jc w:val="right"/>
                    <w:rPr>
                      <w:rFonts w:ascii="Calibri" w:eastAsia="Calibri" w:hAnsi="Calibri" w:cs="Calibri"/>
                      <w:sz w:val="28"/>
                      <w:szCs w:val="28"/>
                    </w:rPr>
                  </w:pPr>
                </w:p>
              </w:tc>
              <w:tc>
                <w:tcPr>
                  <w:tcW w:w="3650" w:type="dxa"/>
                </w:tcPr>
                <w:p w14:paraId="3F2308F4" w14:textId="77777777" w:rsidR="00453C8C" w:rsidRDefault="006B10E1">
                  <w:pPr>
                    <w:widowControl w:val="0"/>
                    <w:jc w:val="right"/>
                  </w:pPr>
                  <w:r>
                    <w:rPr>
                      <w:rFonts w:ascii="Calibri" w:eastAsia="Calibri" w:hAnsi="Calibri" w:cs="Calibri"/>
                      <w:sz w:val="28"/>
                      <w:szCs w:val="28"/>
                    </w:rPr>
                    <w:t>Il sistema mostra le notifiche per le richieste di registrazioni da parte dell’utente.</w:t>
                  </w:r>
                </w:p>
              </w:tc>
            </w:tr>
            <w:tr w:rsidR="00453C8C" w14:paraId="3A5CB19B" w14:textId="77777777">
              <w:tc>
                <w:tcPr>
                  <w:tcW w:w="2624" w:type="dxa"/>
                </w:tcPr>
                <w:p w14:paraId="386BF38A"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L’amministratore visualizza le richieste e sceglie quali accettare.</w:t>
                  </w:r>
                </w:p>
              </w:tc>
              <w:tc>
                <w:tcPr>
                  <w:tcW w:w="3650" w:type="dxa"/>
                </w:tcPr>
                <w:p w14:paraId="206AC037" w14:textId="77777777" w:rsidR="00453C8C" w:rsidRDefault="00453C8C">
                  <w:pPr>
                    <w:widowControl w:val="0"/>
                    <w:jc w:val="right"/>
                    <w:rPr>
                      <w:rFonts w:ascii="Calibri" w:eastAsia="Calibri" w:hAnsi="Calibri" w:cs="Calibri"/>
                      <w:sz w:val="28"/>
                      <w:szCs w:val="28"/>
                    </w:rPr>
                  </w:pPr>
                </w:p>
              </w:tc>
            </w:tr>
            <w:tr w:rsidR="00453C8C" w14:paraId="2AA7BB4B" w14:textId="77777777">
              <w:tc>
                <w:tcPr>
                  <w:tcW w:w="2624" w:type="dxa"/>
                </w:tcPr>
                <w:p w14:paraId="111666EC" w14:textId="77777777" w:rsidR="00453C8C" w:rsidRDefault="00453C8C">
                  <w:pPr>
                    <w:widowControl w:val="0"/>
                    <w:rPr>
                      <w:rFonts w:ascii="Calibri" w:eastAsia="Calibri" w:hAnsi="Calibri" w:cs="Calibri"/>
                      <w:sz w:val="28"/>
                      <w:szCs w:val="28"/>
                    </w:rPr>
                  </w:pPr>
                </w:p>
              </w:tc>
              <w:tc>
                <w:tcPr>
                  <w:tcW w:w="3650" w:type="dxa"/>
                </w:tcPr>
                <w:p w14:paraId="23771685"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Il sistema memorizza i dati dei nuovi utenti nel database.</w:t>
                  </w:r>
                </w:p>
              </w:tc>
            </w:tr>
          </w:tbl>
          <w:p w14:paraId="7FC8F0F4" w14:textId="77777777" w:rsidR="00453C8C" w:rsidRDefault="00453C8C">
            <w:pPr>
              <w:widowControl w:val="0"/>
            </w:pPr>
          </w:p>
        </w:tc>
      </w:tr>
      <w:tr w:rsidR="00453C8C" w14:paraId="6577E29A" w14:textId="77777777">
        <w:tc>
          <w:tcPr>
            <w:tcW w:w="2368" w:type="dxa"/>
            <w:tcMar>
              <w:top w:w="100" w:type="dxa"/>
              <w:left w:w="100" w:type="dxa"/>
              <w:bottom w:w="100" w:type="dxa"/>
              <w:right w:w="100" w:type="dxa"/>
            </w:tcMar>
          </w:tcPr>
          <w:p w14:paraId="1301ECFC" w14:textId="77777777" w:rsidR="00453C8C" w:rsidRDefault="006B10E1">
            <w:pPr>
              <w:widowControl w:val="0"/>
              <w:rPr>
                <w:sz w:val="32"/>
                <w:szCs w:val="32"/>
              </w:rPr>
            </w:pPr>
            <w:r>
              <w:rPr>
                <w:rFonts w:ascii="Calibri" w:eastAsia="Calibri" w:hAnsi="Calibri" w:cs="Calibri"/>
                <w:b/>
                <w:sz w:val="32"/>
                <w:szCs w:val="32"/>
              </w:rPr>
              <w:t>Condizione d’uscita</w:t>
            </w:r>
          </w:p>
        </w:tc>
        <w:tc>
          <w:tcPr>
            <w:tcW w:w="6632" w:type="dxa"/>
            <w:tcMar>
              <w:top w:w="100" w:type="dxa"/>
              <w:left w:w="100" w:type="dxa"/>
              <w:bottom w:w="100" w:type="dxa"/>
              <w:right w:w="100" w:type="dxa"/>
            </w:tcMar>
          </w:tcPr>
          <w:p w14:paraId="4BED30D9" w14:textId="77777777" w:rsidR="00453C8C" w:rsidRDefault="006B10E1">
            <w:pPr>
              <w:widowControl w:val="0"/>
            </w:pPr>
            <w:r>
              <w:rPr>
                <w:rFonts w:ascii="Calibri" w:eastAsia="Calibri" w:hAnsi="Calibri" w:cs="Calibri"/>
                <w:sz w:val="28"/>
                <w:szCs w:val="28"/>
              </w:rPr>
              <w:t>L’utente viene accettato e quindi inserito nel database.</w:t>
            </w:r>
          </w:p>
        </w:tc>
      </w:tr>
      <w:tr w:rsidR="00453C8C" w14:paraId="4009FAE5" w14:textId="77777777">
        <w:tc>
          <w:tcPr>
            <w:tcW w:w="2368" w:type="dxa"/>
            <w:tcMar>
              <w:top w:w="100" w:type="dxa"/>
              <w:left w:w="100" w:type="dxa"/>
              <w:bottom w:w="100" w:type="dxa"/>
              <w:right w:w="100" w:type="dxa"/>
            </w:tcMar>
          </w:tcPr>
          <w:p w14:paraId="433D0BC1" w14:textId="77777777" w:rsidR="00453C8C" w:rsidRDefault="006B10E1">
            <w:pPr>
              <w:widowControl w:val="0"/>
              <w:rPr>
                <w:sz w:val="32"/>
                <w:szCs w:val="32"/>
              </w:rPr>
            </w:pPr>
            <w:r>
              <w:rPr>
                <w:rFonts w:ascii="Calibri" w:eastAsia="Calibri" w:hAnsi="Calibri" w:cs="Calibri"/>
                <w:b/>
                <w:sz w:val="32"/>
                <w:szCs w:val="32"/>
              </w:rPr>
              <w:t>Eccezioni</w:t>
            </w:r>
          </w:p>
        </w:tc>
        <w:tc>
          <w:tcPr>
            <w:tcW w:w="6632" w:type="dxa"/>
            <w:tcMar>
              <w:top w:w="100" w:type="dxa"/>
              <w:left w:w="100" w:type="dxa"/>
              <w:bottom w:w="100" w:type="dxa"/>
              <w:right w:w="100" w:type="dxa"/>
            </w:tcMar>
          </w:tcPr>
          <w:p w14:paraId="17F8D4D7" w14:textId="77777777" w:rsidR="00453C8C" w:rsidRDefault="006B10E1">
            <w:pPr>
              <w:widowControl w:val="0"/>
            </w:pPr>
            <w:r>
              <w:rPr>
                <w:rFonts w:ascii="Calibri" w:eastAsia="Calibri" w:hAnsi="Calibri" w:cs="Calibri"/>
                <w:sz w:val="28"/>
                <w:szCs w:val="28"/>
              </w:rPr>
              <w:t>L’utente viene rifiutato(UC_2.7)</w:t>
            </w:r>
          </w:p>
        </w:tc>
      </w:tr>
      <w:tr w:rsidR="00453C8C" w14:paraId="3F5DA021" w14:textId="77777777">
        <w:tc>
          <w:tcPr>
            <w:tcW w:w="2368" w:type="dxa"/>
            <w:tcMar>
              <w:top w:w="100" w:type="dxa"/>
              <w:left w:w="100" w:type="dxa"/>
              <w:bottom w:w="100" w:type="dxa"/>
              <w:right w:w="100" w:type="dxa"/>
            </w:tcMar>
          </w:tcPr>
          <w:p w14:paraId="59EB0545" w14:textId="77777777" w:rsidR="00453C8C" w:rsidRDefault="006B10E1">
            <w:pPr>
              <w:widowControl w:val="0"/>
              <w:rPr>
                <w:sz w:val="32"/>
                <w:szCs w:val="32"/>
              </w:rPr>
            </w:pPr>
            <w:r>
              <w:rPr>
                <w:rFonts w:ascii="Calibri" w:eastAsia="Calibri" w:hAnsi="Calibri" w:cs="Calibri"/>
                <w:b/>
                <w:sz w:val="32"/>
                <w:szCs w:val="32"/>
              </w:rPr>
              <w:t>Requisiti di qualità</w:t>
            </w:r>
          </w:p>
        </w:tc>
        <w:tc>
          <w:tcPr>
            <w:tcW w:w="6632" w:type="dxa"/>
            <w:tcMar>
              <w:top w:w="100" w:type="dxa"/>
              <w:left w:w="100" w:type="dxa"/>
              <w:bottom w:w="100" w:type="dxa"/>
              <w:right w:w="100" w:type="dxa"/>
            </w:tcMar>
          </w:tcPr>
          <w:p w14:paraId="28361F5B" w14:textId="77777777" w:rsidR="00453C8C" w:rsidRDefault="00453C8C">
            <w:pPr>
              <w:widowControl w:val="0"/>
            </w:pPr>
          </w:p>
        </w:tc>
      </w:tr>
    </w:tbl>
    <w:p w14:paraId="05D4E311" w14:textId="77777777" w:rsidR="00453C8C" w:rsidRDefault="00453C8C"/>
    <w:p w14:paraId="5317A4D1" w14:textId="77777777" w:rsidR="00453C8C" w:rsidRDefault="006B10E1">
      <w:r>
        <w:br w:type="page"/>
      </w:r>
    </w:p>
    <w:p w14:paraId="4D1AD51E" w14:textId="77777777" w:rsidR="00453C8C" w:rsidRDefault="00453C8C"/>
    <w:tbl>
      <w:tblPr>
        <w:tblStyle w:val="af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6490"/>
      </w:tblGrid>
      <w:tr w:rsidR="00453C8C" w14:paraId="28056438" w14:textId="77777777">
        <w:tc>
          <w:tcPr>
            <w:tcW w:w="2510" w:type="dxa"/>
            <w:tcMar>
              <w:top w:w="100" w:type="dxa"/>
              <w:left w:w="100" w:type="dxa"/>
              <w:bottom w:w="100" w:type="dxa"/>
              <w:right w:w="100" w:type="dxa"/>
            </w:tcMar>
          </w:tcPr>
          <w:p w14:paraId="196ECF05" w14:textId="77777777" w:rsidR="00453C8C" w:rsidRDefault="006B10E1">
            <w:pPr>
              <w:widowControl w:val="0"/>
              <w:rPr>
                <w:sz w:val="32"/>
                <w:szCs w:val="32"/>
              </w:rPr>
            </w:pPr>
            <w:r>
              <w:rPr>
                <w:rFonts w:ascii="Calibri" w:eastAsia="Calibri" w:hAnsi="Calibri" w:cs="Calibri"/>
                <w:b/>
                <w:sz w:val="32"/>
                <w:szCs w:val="32"/>
              </w:rPr>
              <w:t>ID</w:t>
            </w:r>
          </w:p>
        </w:tc>
        <w:tc>
          <w:tcPr>
            <w:tcW w:w="6490" w:type="dxa"/>
            <w:tcMar>
              <w:top w:w="100" w:type="dxa"/>
              <w:left w:w="100" w:type="dxa"/>
              <w:bottom w:w="100" w:type="dxa"/>
              <w:right w:w="100" w:type="dxa"/>
            </w:tcMar>
          </w:tcPr>
          <w:p w14:paraId="4B08B49A" w14:textId="77777777" w:rsidR="00453C8C" w:rsidRDefault="006B10E1">
            <w:pPr>
              <w:widowControl w:val="0"/>
            </w:pPr>
            <w:r>
              <w:rPr>
                <w:rFonts w:ascii="Calibri" w:eastAsia="Calibri" w:hAnsi="Calibri" w:cs="Calibri"/>
                <w:sz w:val="28"/>
                <w:szCs w:val="28"/>
              </w:rPr>
              <w:t>UC_2.6</w:t>
            </w:r>
          </w:p>
        </w:tc>
      </w:tr>
      <w:tr w:rsidR="00453C8C" w14:paraId="462CEE7B" w14:textId="77777777">
        <w:tc>
          <w:tcPr>
            <w:tcW w:w="2510" w:type="dxa"/>
            <w:tcMar>
              <w:top w:w="100" w:type="dxa"/>
              <w:left w:w="100" w:type="dxa"/>
              <w:bottom w:w="100" w:type="dxa"/>
              <w:right w:w="100" w:type="dxa"/>
            </w:tcMar>
          </w:tcPr>
          <w:p w14:paraId="71E27DE0" w14:textId="77777777" w:rsidR="00453C8C" w:rsidRDefault="006B10E1">
            <w:pPr>
              <w:widowControl w:val="0"/>
              <w:rPr>
                <w:sz w:val="32"/>
                <w:szCs w:val="32"/>
              </w:rPr>
            </w:pPr>
            <w:r>
              <w:rPr>
                <w:rFonts w:ascii="Calibri" w:eastAsia="Calibri" w:hAnsi="Calibri" w:cs="Calibri"/>
                <w:b/>
                <w:sz w:val="32"/>
                <w:szCs w:val="32"/>
              </w:rPr>
              <w:t>Nome Use Case</w:t>
            </w:r>
          </w:p>
        </w:tc>
        <w:tc>
          <w:tcPr>
            <w:tcW w:w="6490" w:type="dxa"/>
            <w:tcMar>
              <w:top w:w="100" w:type="dxa"/>
              <w:left w:w="100" w:type="dxa"/>
              <w:bottom w:w="100" w:type="dxa"/>
              <w:right w:w="100" w:type="dxa"/>
            </w:tcMar>
          </w:tcPr>
          <w:p w14:paraId="1903E9CC" w14:textId="77777777" w:rsidR="00453C8C" w:rsidRDefault="006B10E1">
            <w:pPr>
              <w:widowControl w:val="0"/>
            </w:pPr>
            <w:r>
              <w:rPr>
                <w:rFonts w:ascii="Calibri" w:eastAsia="Calibri" w:hAnsi="Calibri" w:cs="Calibri"/>
                <w:sz w:val="28"/>
                <w:szCs w:val="28"/>
              </w:rPr>
              <w:t>RegistrazioneAmministratore</w:t>
            </w:r>
          </w:p>
        </w:tc>
      </w:tr>
      <w:tr w:rsidR="00453C8C" w14:paraId="59754B13" w14:textId="77777777">
        <w:tc>
          <w:tcPr>
            <w:tcW w:w="2510" w:type="dxa"/>
            <w:tcMar>
              <w:top w:w="100" w:type="dxa"/>
              <w:left w:w="100" w:type="dxa"/>
              <w:bottom w:w="100" w:type="dxa"/>
              <w:right w:w="100" w:type="dxa"/>
            </w:tcMar>
          </w:tcPr>
          <w:p w14:paraId="44C5C770" w14:textId="77777777" w:rsidR="00453C8C" w:rsidRDefault="006B10E1">
            <w:pPr>
              <w:widowControl w:val="0"/>
              <w:rPr>
                <w:sz w:val="32"/>
                <w:szCs w:val="32"/>
              </w:rPr>
            </w:pPr>
            <w:r>
              <w:rPr>
                <w:rFonts w:ascii="Calibri" w:eastAsia="Calibri" w:hAnsi="Calibri" w:cs="Calibri"/>
                <w:b/>
                <w:sz w:val="32"/>
                <w:szCs w:val="32"/>
              </w:rPr>
              <w:t>Partecipanti</w:t>
            </w:r>
          </w:p>
        </w:tc>
        <w:tc>
          <w:tcPr>
            <w:tcW w:w="6490" w:type="dxa"/>
            <w:tcMar>
              <w:top w:w="100" w:type="dxa"/>
              <w:left w:w="100" w:type="dxa"/>
              <w:bottom w:w="100" w:type="dxa"/>
              <w:right w:w="100" w:type="dxa"/>
            </w:tcMar>
          </w:tcPr>
          <w:p w14:paraId="7280FCF6" w14:textId="77777777" w:rsidR="00453C8C" w:rsidRDefault="006B10E1">
            <w:pPr>
              <w:widowControl w:val="0"/>
            </w:pPr>
            <w:r>
              <w:rPr>
                <w:rFonts w:ascii="Calibri" w:eastAsia="Calibri" w:hAnsi="Calibri" w:cs="Calibri"/>
                <w:sz w:val="28"/>
                <w:szCs w:val="28"/>
              </w:rPr>
              <w:t>Amministratore</w:t>
            </w:r>
          </w:p>
        </w:tc>
      </w:tr>
      <w:tr w:rsidR="00453C8C" w14:paraId="6CF4D8EC" w14:textId="77777777">
        <w:tc>
          <w:tcPr>
            <w:tcW w:w="2510" w:type="dxa"/>
            <w:tcMar>
              <w:top w:w="100" w:type="dxa"/>
              <w:left w:w="100" w:type="dxa"/>
              <w:bottom w:w="100" w:type="dxa"/>
              <w:right w:w="100" w:type="dxa"/>
            </w:tcMar>
          </w:tcPr>
          <w:p w14:paraId="03CDEC5A" w14:textId="77777777" w:rsidR="00453C8C" w:rsidRDefault="006B10E1">
            <w:pPr>
              <w:widowControl w:val="0"/>
              <w:rPr>
                <w:sz w:val="32"/>
                <w:szCs w:val="32"/>
              </w:rPr>
            </w:pPr>
            <w:r>
              <w:rPr>
                <w:rFonts w:ascii="Calibri" w:eastAsia="Calibri" w:hAnsi="Calibri" w:cs="Calibri"/>
                <w:b/>
                <w:sz w:val="32"/>
                <w:szCs w:val="32"/>
              </w:rPr>
              <w:t>Condizione di Ingresso</w:t>
            </w:r>
          </w:p>
        </w:tc>
        <w:tc>
          <w:tcPr>
            <w:tcW w:w="6490" w:type="dxa"/>
            <w:tcMar>
              <w:top w:w="100" w:type="dxa"/>
              <w:left w:w="100" w:type="dxa"/>
              <w:bottom w:w="100" w:type="dxa"/>
              <w:right w:w="100" w:type="dxa"/>
            </w:tcMar>
          </w:tcPr>
          <w:p w14:paraId="0DF0E103" w14:textId="77777777" w:rsidR="00453C8C" w:rsidRDefault="006B10E1">
            <w:pPr>
              <w:widowControl w:val="0"/>
            </w:pPr>
            <w:r>
              <w:rPr>
                <w:rFonts w:ascii="Calibri" w:eastAsia="Calibri" w:hAnsi="Calibri" w:cs="Calibri"/>
                <w:sz w:val="28"/>
                <w:szCs w:val="28"/>
              </w:rPr>
              <w:t>L’amministratore accede alla schermata di gestione utenti.</w:t>
            </w:r>
          </w:p>
        </w:tc>
      </w:tr>
      <w:tr w:rsidR="00453C8C" w14:paraId="27B697A0" w14:textId="77777777">
        <w:tc>
          <w:tcPr>
            <w:tcW w:w="2510" w:type="dxa"/>
            <w:tcMar>
              <w:top w:w="100" w:type="dxa"/>
              <w:left w:w="100" w:type="dxa"/>
              <w:bottom w:w="100" w:type="dxa"/>
              <w:right w:w="100" w:type="dxa"/>
            </w:tcMar>
          </w:tcPr>
          <w:p w14:paraId="0832D5B7" w14:textId="77777777" w:rsidR="00453C8C" w:rsidRDefault="006B10E1">
            <w:pPr>
              <w:widowControl w:val="0"/>
              <w:rPr>
                <w:sz w:val="32"/>
                <w:szCs w:val="32"/>
              </w:rPr>
            </w:pPr>
            <w:r>
              <w:rPr>
                <w:rFonts w:ascii="Calibri" w:eastAsia="Calibri" w:hAnsi="Calibri" w:cs="Calibri"/>
                <w:b/>
                <w:sz w:val="32"/>
                <w:szCs w:val="32"/>
              </w:rPr>
              <w:t>Flusso di Eventi</w:t>
            </w:r>
          </w:p>
        </w:tc>
        <w:tc>
          <w:tcPr>
            <w:tcW w:w="6490" w:type="dxa"/>
            <w:tcMar>
              <w:top w:w="100" w:type="dxa"/>
              <w:left w:w="100" w:type="dxa"/>
              <w:bottom w:w="100" w:type="dxa"/>
              <w:right w:w="100" w:type="dxa"/>
            </w:tcMar>
          </w:tcPr>
          <w:p w14:paraId="213D8A40" w14:textId="77777777" w:rsidR="00453C8C" w:rsidRDefault="00453C8C">
            <w:pPr>
              <w:widowControl w:val="0"/>
            </w:pPr>
          </w:p>
          <w:tbl>
            <w:tblPr>
              <w:tblStyle w:val="af3"/>
              <w:tblW w:w="6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2"/>
              <w:gridCol w:w="3402"/>
            </w:tblGrid>
            <w:tr w:rsidR="00453C8C" w14:paraId="68060187" w14:textId="77777777">
              <w:tc>
                <w:tcPr>
                  <w:tcW w:w="2872" w:type="dxa"/>
                </w:tcPr>
                <w:p w14:paraId="50ED78A3"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 xml:space="preserve">Amministratore                      </w:t>
                  </w:r>
                </w:p>
              </w:tc>
              <w:tc>
                <w:tcPr>
                  <w:tcW w:w="3402" w:type="dxa"/>
                </w:tcPr>
                <w:p w14:paraId="4139F8AE" w14:textId="77777777" w:rsidR="00453C8C" w:rsidRDefault="006B10E1">
                  <w:pPr>
                    <w:widowControl w:val="0"/>
                    <w:jc w:val="right"/>
                  </w:pPr>
                  <w:r>
                    <w:rPr>
                      <w:rFonts w:ascii="Calibri" w:eastAsia="Calibri" w:hAnsi="Calibri" w:cs="Calibri"/>
                      <w:sz w:val="28"/>
                      <w:szCs w:val="28"/>
                    </w:rPr>
                    <w:t xml:space="preserve">   Sistema</w:t>
                  </w:r>
                </w:p>
              </w:tc>
            </w:tr>
            <w:tr w:rsidR="00453C8C" w14:paraId="3CF1C353" w14:textId="77777777">
              <w:tc>
                <w:tcPr>
                  <w:tcW w:w="2872" w:type="dxa"/>
                </w:tcPr>
                <w:p w14:paraId="49757B79" w14:textId="77777777" w:rsidR="00453C8C" w:rsidRDefault="00453C8C">
                  <w:pPr>
                    <w:widowControl w:val="0"/>
                    <w:jc w:val="right"/>
                    <w:rPr>
                      <w:rFonts w:ascii="Calibri" w:eastAsia="Calibri" w:hAnsi="Calibri" w:cs="Calibri"/>
                      <w:sz w:val="28"/>
                      <w:szCs w:val="28"/>
                    </w:rPr>
                  </w:pPr>
                </w:p>
              </w:tc>
              <w:tc>
                <w:tcPr>
                  <w:tcW w:w="3402" w:type="dxa"/>
                </w:tcPr>
                <w:p w14:paraId="3B0EAC38" w14:textId="77777777" w:rsidR="00453C8C" w:rsidRDefault="006B10E1">
                  <w:pPr>
                    <w:widowControl w:val="0"/>
                    <w:jc w:val="right"/>
                  </w:pPr>
                  <w:r>
                    <w:rPr>
                      <w:rFonts w:ascii="Calibri" w:eastAsia="Calibri" w:hAnsi="Calibri" w:cs="Calibri"/>
                      <w:sz w:val="28"/>
                      <w:szCs w:val="28"/>
                    </w:rPr>
                    <w:t>Il sistema mostra una schermata contenente i campi per la registrazione con “nome”, “cognome”, ”username”, “password” e le materie.</w:t>
                  </w:r>
                </w:p>
              </w:tc>
            </w:tr>
            <w:tr w:rsidR="00453C8C" w14:paraId="1B75CF42" w14:textId="77777777">
              <w:tc>
                <w:tcPr>
                  <w:tcW w:w="2872" w:type="dxa"/>
                </w:tcPr>
                <w:p w14:paraId="21DF1EF8" w14:textId="77777777" w:rsidR="00453C8C" w:rsidRDefault="006B10E1">
                  <w:pPr>
                    <w:widowControl w:val="0"/>
                  </w:pPr>
                  <w:r>
                    <w:rPr>
                      <w:rFonts w:ascii="Calibri" w:eastAsia="Calibri" w:hAnsi="Calibri" w:cs="Calibri"/>
                      <w:sz w:val="28"/>
                      <w:szCs w:val="28"/>
                    </w:rPr>
                    <w:t>L’Amministratore compila i campi e conferma l’inserimento dei dati.</w:t>
                  </w:r>
                </w:p>
              </w:tc>
              <w:tc>
                <w:tcPr>
                  <w:tcW w:w="3402" w:type="dxa"/>
                </w:tcPr>
                <w:p w14:paraId="07B3E571" w14:textId="77777777" w:rsidR="00453C8C" w:rsidRDefault="00453C8C">
                  <w:pPr>
                    <w:widowControl w:val="0"/>
                    <w:jc w:val="right"/>
                    <w:rPr>
                      <w:rFonts w:ascii="Calibri" w:eastAsia="Calibri" w:hAnsi="Calibri" w:cs="Calibri"/>
                      <w:sz w:val="28"/>
                      <w:szCs w:val="28"/>
                    </w:rPr>
                  </w:pPr>
                </w:p>
              </w:tc>
            </w:tr>
            <w:tr w:rsidR="00453C8C" w14:paraId="56315CE1" w14:textId="77777777">
              <w:tc>
                <w:tcPr>
                  <w:tcW w:w="2872" w:type="dxa"/>
                </w:tcPr>
                <w:p w14:paraId="119CDB17" w14:textId="77777777" w:rsidR="00453C8C" w:rsidRDefault="00453C8C">
                  <w:pPr>
                    <w:widowControl w:val="0"/>
                    <w:rPr>
                      <w:rFonts w:ascii="Calibri" w:eastAsia="Calibri" w:hAnsi="Calibri" w:cs="Calibri"/>
                      <w:sz w:val="28"/>
                      <w:szCs w:val="28"/>
                    </w:rPr>
                  </w:pPr>
                </w:p>
              </w:tc>
              <w:tc>
                <w:tcPr>
                  <w:tcW w:w="3402" w:type="dxa"/>
                </w:tcPr>
                <w:p w14:paraId="498DB91A" w14:textId="77777777" w:rsidR="00453C8C" w:rsidRDefault="006B10E1">
                  <w:pPr>
                    <w:widowControl w:val="0"/>
                    <w:jc w:val="right"/>
                  </w:pPr>
                  <w:r>
                    <w:rPr>
                      <w:rFonts w:ascii="Calibri" w:eastAsia="Calibri" w:hAnsi="Calibri" w:cs="Calibri"/>
                      <w:sz w:val="28"/>
                      <w:szCs w:val="28"/>
                    </w:rPr>
                    <w:t>Il sistema controlla le informazioni, se sono corrette le salva nel database, altrimenti ne richiede il reinserimento.</w:t>
                  </w:r>
                </w:p>
                <w:p w14:paraId="5D02F9AD" w14:textId="77777777" w:rsidR="00453C8C" w:rsidRDefault="006B10E1">
                  <w:pPr>
                    <w:widowControl w:val="0"/>
                    <w:jc w:val="right"/>
                  </w:pPr>
                  <w:r>
                    <w:rPr>
                      <w:rFonts w:ascii="Calibri" w:eastAsia="Calibri" w:hAnsi="Calibri" w:cs="Calibri"/>
                      <w:sz w:val="28"/>
                      <w:szCs w:val="28"/>
                    </w:rPr>
                    <w:t>(UC_2.1)</w:t>
                  </w:r>
                  <w:r>
                    <w:t>.</w:t>
                  </w:r>
                </w:p>
              </w:tc>
            </w:tr>
          </w:tbl>
          <w:p w14:paraId="3EC50752" w14:textId="77777777" w:rsidR="00453C8C" w:rsidRDefault="00453C8C">
            <w:pPr>
              <w:widowControl w:val="0"/>
            </w:pPr>
          </w:p>
        </w:tc>
      </w:tr>
      <w:tr w:rsidR="00453C8C" w14:paraId="5B5B3E7E" w14:textId="77777777">
        <w:tc>
          <w:tcPr>
            <w:tcW w:w="2510" w:type="dxa"/>
            <w:tcMar>
              <w:top w:w="100" w:type="dxa"/>
              <w:left w:w="100" w:type="dxa"/>
              <w:bottom w:w="100" w:type="dxa"/>
              <w:right w:w="100" w:type="dxa"/>
            </w:tcMar>
          </w:tcPr>
          <w:p w14:paraId="22E3AFDE" w14:textId="77777777" w:rsidR="00453C8C" w:rsidRDefault="006B10E1">
            <w:pPr>
              <w:widowControl w:val="0"/>
              <w:rPr>
                <w:sz w:val="32"/>
                <w:szCs w:val="32"/>
              </w:rPr>
            </w:pPr>
            <w:r>
              <w:rPr>
                <w:rFonts w:ascii="Calibri" w:eastAsia="Calibri" w:hAnsi="Calibri" w:cs="Calibri"/>
                <w:b/>
                <w:sz w:val="32"/>
                <w:szCs w:val="32"/>
              </w:rPr>
              <w:t>Condizione d’uscita</w:t>
            </w:r>
          </w:p>
        </w:tc>
        <w:tc>
          <w:tcPr>
            <w:tcW w:w="6490" w:type="dxa"/>
            <w:tcMar>
              <w:top w:w="100" w:type="dxa"/>
              <w:left w:w="100" w:type="dxa"/>
              <w:bottom w:w="100" w:type="dxa"/>
              <w:right w:w="100" w:type="dxa"/>
            </w:tcMar>
          </w:tcPr>
          <w:p w14:paraId="13DE89DA" w14:textId="77777777" w:rsidR="00453C8C" w:rsidRDefault="006B10E1">
            <w:pPr>
              <w:widowControl w:val="0"/>
            </w:pPr>
            <w:r>
              <w:rPr>
                <w:rFonts w:ascii="Calibri" w:eastAsia="Calibri" w:hAnsi="Calibri" w:cs="Calibri"/>
                <w:sz w:val="28"/>
                <w:szCs w:val="28"/>
              </w:rPr>
              <w:t>L’amministratore registra correttamente un nuovo amministratore.</w:t>
            </w:r>
          </w:p>
        </w:tc>
      </w:tr>
      <w:tr w:rsidR="00453C8C" w14:paraId="664F768C" w14:textId="77777777">
        <w:tc>
          <w:tcPr>
            <w:tcW w:w="2510" w:type="dxa"/>
            <w:tcMar>
              <w:top w:w="100" w:type="dxa"/>
              <w:left w:w="100" w:type="dxa"/>
              <w:bottom w:w="100" w:type="dxa"/>
              <w:right w:w="100" w:type="dxa"/>
            </w:tcMar>
          </w:tcPr>
          <w:p w14:paraId="567960DB" w14:textId="77777777" w:rsidR="00453C8C" w:rsidRDefault="006B10E1">
            <w:pPr>
              <w:widowControl w:val="0"/>
              <w:rPr>
                <w:sz w:val="32"/>
                <w:szCs w:val="32"/>
              </w:rPr>
            </w:pPr>
            <w:r>
              <w:rPr>
                <w:rFonts w:ascii="Calibri" w:eastAsia="Calibri" w:hAnsi="Calibri" w:cs="Calibri"/>
                <w:b/>
                <w:sz w:val="32"/>
                <w:szCs w:val="32"/>
              </w:rPr>
              <w:t>Eccezioni</w:t>
            </w:r>
          </w:p>
        </w:tc>
        <w:tc>
          <w:tcPr>
            <w:tcW w:w="6490" w:type="dxa"/>
            <w:tcMar>
              <w:top w:w="100" w:type="dxa"/>
              <w:left w:w="100" w:type="dxa"/>
              <w:bottom w:w="100" w:type="dxa"/>
              <w:right w:w="100" w:type="dxa"/>
            </w:tcMar>
          </w:tcPr>
          <w:p w14:paraId="09859FC8" w14:textId="77777777" w:rsidR="00453C8C" w:rsidRDefault="00453C8C">
            <w:pPr>
              <w:widowControl w:val="0"/>
            </w:pPr>
          </w:p>
        </w:tc>
      </w:tr>
      <w:tr w:rsidR="00453C8C" w14:paraId="5C15FB56" w14:textId="77777777">
        <w:tc>
          <w:tcPr>
            <w:tcW w:w="2510" w:type="dxa"/>
            <w:tcMar>
              <w:top w:w="100" w:type="dxa"/>
              <w:left w:w="100" w:type="dxa"/>
              <w:bottom w:w="100" w:type="dxa"/>
              <w:right w:w="100" w:type="dxa"/>
            </w:tcMar>
          </w:tcPr>
          <w:p w14:paraId="1183D039" w14:textId="77777777" w:rsidR="00453C8C" w:rsidRDefault="006B10E1">
            <w:pPr>
              <w:widowControl w:val="0"/>
              <w:rPr>
                <w:sz w:val="32"/>
                <w:szCs w:val="32"/>
              </w:rPr>
            </w:pPr>
            <w:r>
              <w:rPr>
                <w:rFonts w:ascii="Calibri" w:eastAsia="Calibri" w:hAnsi="Calibri" w:cs="Calibri"/>
                <w:b/>
                <w:sz w:val="32"/>
                <w:szCs w:val="32"/>
              </w:rPr>
              <w:t>Requisiti di qualità</w:t>
            </w:r>
          </w:p>
        </w:tc>
        <w:tc>
          <w:tcPr>
            <w:tcW w:w="6490" w:type="dxa"/>
            <w:tcMar>
              <w:top w:w="100" w:type="dxa"/>
              <w:left w:w="100" w:type="dxa"/>
              <w:bottom w:w="100" w:type="dxa"/>
              <w:right w:w="100" w:type="dxa"/>
            </w:tcMar>
          </w:tcPr>
          <w:p w14:paraId="08D7DBC0" w14:textId="77777777" w:rsidR="00453C8C" w:rsidRDefault="00453C8C">
            <w:pPr>
              <w:widowControl w:val="0"/>
            </w:pPr>
          </w:p>
        </w:tc>
      </w:tr>
    </w:tbl>
    <w:p w14:paraId="525800FC" w14:textId="77777777" w:rsidR="00453C8C" w:rsidRDefault="00453C8C"/>
    <w:p w14:paraId="152AAF39" w14:textId="77777777" w:rsidR="00453C8C" w:rsidRDefault="006B10E1">
      <w:r>
        <w:br w:type="page"/>
      </w:r>
    </w:p>
    <w:p w14:paraId="2190D1DC" w14:textId="77777777" w:rsidR="00453C8C" w:rsidRDefault="00453C8C"/>
    <w:p w14:paraId="4BCFA895" w14:textId="77777777" w:rsidR="00453C8C" w:rsidRDefault="00453C8C"/>
    <w:tbl>
      <w:tblPr>
        <w:tblStyle w:val="af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6632"/>
      </w:tblGrid>
      <w:tr w:rsidR="00453C8C" w14:paraId="2CC09177" w14:textId="77777777">
        <w:tc>
          <w:tcPr>
            <w:tcW w:w="2368" w:type="dxa"/>
            <w:tcMar>
              <w:top w:w="100" w:type="dxa"/>
              <w:left w:w="100" w:type="dxa"/>
              <w:bottom w:w="100" w:type="dxa"/>
              <w:right w:w="100" w:type="dxa"/>
            </w:tcMar>
          </w:tcPr>
          <w:p w14:paraId="788336CA" w14:textId="77777777" w:rsidR="00453C8C" w:rsidRDefault="006B10E1">
            <w:pPr>
              <w:widowControl w:val="0"/>
              <w:rPr>
                <w:sz w:val="32"/>
                <w:szCs w:val="32"/>
              </w:rPr>
            </w:pPr>
            <w:r>
              <w:rPr>
                <w:rFonts w:ascii="Calibri" w:eastAsia="Calibri" w:hAnsi="Calibri" w:cs="Calibri"/>
                <w:b/>
                <w:sz w:val="32"/>
                <w:szCs w:val="32"/>
              </w:rPr>
              <w:t>ID</w:t>
            </w:r>
          </w:p>
        </w:tc>
        <w:tc>
          <w:tcPr>
            <w:tcW w:w="6632" w:type="dxa"/>
            <w:tcMar>
              <w:top w:w="100" w:type="dxa"/>
              <w:left w:w="100" w:type="dxa"/>
              <w:bottom w:w="100" w:type="dxa"/>
              <w:right w:w="100" w:type="dxa"/>
            </w:tcMar>
          </w:tcPr>
          <w:p w14:paraId="5CD9DB57" w14:textId="77777777" w:rsidR="00453C8C" w:rsidRDefault="006B10E1">
            <w:pPr>
              <w:widowControl w:val="0"/>
            </w:pPr>
            <w:r>
              <w:rPr>
                <w:rFonts w:ascii="Calibri" w:eastAsia="Calibri" w:hAnsi="Calibri" w:cs="Calibri"/>
                <w:sz w:val="28"/>
                <w:szCs w:val="28"/>
              </w:rPr>
              <w:t>UC_2.7</w:t>
            </w:r>
          </w:p>
        </w:tc>
      </w:tr>
      <w:tr w:rsidR="00453C8C" w14:paraId="10B83BDA" w14:textId="77777777">
        <w:tc>
          <w:tcPr>
            <w:tcW w:w="2368" w:type="dxa"/>
            <w:tcMar>
              <w:top w:w="100" w:type="dxa"/>
              <w:left w:w="100" w:type="dxa"/>
              <w:bottom w:w="100" w:type="dxa"/>
              <w:right w:w="100" w:type="dxa"/>
            </w:tcMar>
          </w:tcPr>
          <w:p w14:paraId="72995B8B" w14:textId="77777777" w:rsidR="00453C8C" w:rsidRDefault="006B10E1">
            <w:pPr>
              <w:widowControl w:val="0"/>
              <w:rPr>
                <w:sz w:val="32"/>
                <w:szCs w:val="32"/>
              </w:rPr>
            </w:pPr>
            <w:r>
              <w:rPr>
                <w:rFonts w:ascii="Calibri" w:eastAsia="Calibri" w:hAnsi="Calibri" w:cs="Calibri"/>
                <w:b/>
                <w:sz w:val="32"/>
                <w:szCs w:val="32"/>
              </w:rPr>
              <w:t>Nome Use Case</w:t>
            </w:r>
          </w:p>
        </w:tc>
        <w:tc>
          <w:tcPr>
            <w:tcW w:w="6632" w:type="dxa"/>
            <w:tcMar>
              <w:top w:w="100" w:type="dxa"/>
              <w:left w:w="100" w:type="dxa"/>
              <w:bottom w:w="100" w:type="dxa"/>
              <w:right w:w="100" w:type="dxa"/>
            </w:tcMar>
          </w:tcPr>
          <w:p w14:paraId="0059D11F" w14:textId="77777777" w:rsidR="00453C8C" w:rsidRDefault="006B10E1">
            <w:pPr>
              <w:widowControl w:val="0"/>
            </w:pPr>
            <w:r>
              <w:rPr>
                <w:rFonts w:ascii="Calibri" w:eastAsia="Calibri" w:hAnsi="Calibri" w:cs="Calibri"/>
                <w:sz w:val="28"/>
                <w:szCs w:val="28"/>
              </w:rPr>
              <w:t>RifiutoUtente</w:t>
            </w:r>
          </w:p>
        </w:tc>
      </w:tr>
      <w:tr w:rsidR="00453C8C" w14:paraId="45D714BA" w14:textId="77777777">
        <w:tc>
          <w:tcPr>
            <w:tcW w:w="2368" w:type="dxa"/>
            <w:tcMar>
              <w:top w:w="100" w:type="dxa"/>
              <w:left w:w="100" w:type="dxa"/>
              <w:bottom w:w="100" w:type="dxa"/>
              <w:right w:w="100" w:type="dxa"/>
            </w:tcMar>
          </w:tcPr>
          <w:p w14:paraId="06DCC669" w14:textId="77777777" w:rsidR="00453C8C" w:rsidRDefault="006B10E1">
            <w:pPr>
              <w:widowControl w:val="0"/>
              <w:rPr>
                <w:sz w:val="32"/>
                <w:szCs w:val="32"/>
              </w:rPr>
            </w:pPr>
            <w:r>
              <w:rPr>
                <w:rFonts w:ascii="Calibri" w:eastAsia="Calibri" w:hAnsi="Calibri" w:cs="Calibri"/>
                <w:b/>
                <w:sz w:val="32"/>
                <w:szCs w:val="32"/>
              </w:rPr>
              <w:t>Partecipanti</w:t>
            </w:r>
          </w:p>
        </w:tc>
        <w:tc>
          <w:tcPr>
            <w:tcW w:w="6632" w:type="dxa"/>
            <w:tcMar>
              <w:top w:w="100" w:type="dxa"/>
              <w:left w:w="100" w:type="dxa"/>
              <w:bottom w:w="100" w:type="dxa"/>
              <w:right w:w="100" w:type="dxa"/>
            </w:tcMar>
          </w:tcPr>
          <w:p w14:paraId="5EB44C11" w14:textId="77777777" w:rsidR="00453C8C" w:rsidRDefault="006B10E1">
            <w:pPr>
              <w:widowControl w:val="0"/>
            </w:pPr>
            <w:r>
              <w:rPr>
                <w:rFonts w:ascii="Calibri" w:eastAsia="Calibri" w:hAnsi="Calibri" w:cs="Calibri"/>
                <w:sz w:val="28"/>
                <w:szCs w:val="28"/>
              </w:rPr>
              <w:t>Amministratore</w:t>
            </w:r>
          </w:p>
        </w:tc>
      </w:tr>
      <w:tr w:rsidR="00453C8C" w14:paraId="2169C06C" w14:textId="77777777">
        <w:tc>
          <w:tcPr>
            <w:tcW w:w="2368" w:type="dxa"/>
            <w:tcMar>
              <w:top w:w="100" w:type="dxa"/>
              <w:left w:w="100" w:type="dxa"/>
              <w:bottom w:w="100" w:type="dxa"/>
              <w:right w:w="100" w:type="dxa"/>
            </w:tcMar>
          </w:tcPr>
          <w:p w14:paraId="67430CD8" w14:textId="77777777" w:rsidR="00453C8C" w:rsidRDefault="006B10E1">
            <w:pPr>
              <w:widowControl w:val="0"/>
              <w:rPr>
                <w:sz w:val="32"/>
                <w:szCs w:val="32"/>
              </w:rPr>
            </w:pPr>
            <w:r>
              <w:rPr>
                <w:rFonts w:ascii="Calibri" w:eastAsia="Calibri" w:hAnsi="Calibri" w:cs="Calibri"/>
                <w:b/>
                <w:sz w:val="32"/>
                <w:szCs w:val="32"/>
              </w:rPr>
              <w:t>Condizione di Ingresso</w:t>
            </w:r>
          </w:p>
        </w:tc>
        <w:tc>
          <w:tcPr>
            <w:tcW w:w="6632" w:type="dxa"/>
            <w:tcMar>
              <w:top w:w="100" w:type="dxa"/>
              <w:left w:w="100" w:type="dxa"/>
              <w:bottom w:w="100" w:type="dxa"/>
              <w:right w:w="100" w:type="dxa"/>
            </w:tcMar>
          </w:tcPr>
          <w:p w14:paraId="12509C2E" w14:textId="77777777" w:rsidR="00453C8C" w:rsidRDefault="006B10E1">
            <w:pPr>
              <w:widowControl w:val="0"/>
            </w:pPr>
            <w:r>
              <w:rPr>
                <w:rFonts w:ascii="Calibri" w:eastAsia="Calibri" w:hAnsi="Calibri" w:cs="Calibri"/>
                <w:sz w:val="28"/>
                <w:szCs w:val="28"/>
              </w:rPr>
              <w:t>L’amministratore accede alla sezione “notifiche”.</w:t>
            </w:r>
          </w:p>
          <w:p w14:paraId="39843ECB" w14:textId="77777777" w:rsidR="00453C8C" w:rsidRDefault="00453C8C">
            <w:pPr>
              <w:widowControl w:val="0"/>
            </w:pPr>
          </w:p>
        </w:tc>
      </w:tr>
      <w:tr w:rsidR="00453C8C" w14:paraId="74F8A43F" w14:textId="77777777">
        <w:tc>
          <w:tcPr>
            <w:tcW w:w="2368" w:type="dxa"/>
            <w:tcMar>
              <w:top w:w="100" w:type="dxa"/>
              <w:left w:w="100" w:type="dxa"/>
              <w:bottom w:w="100" w:type="dxa"/>
              <w:right w:w="100" w:type="dxa"/>
            </w:tcMar>
          </w:tcPr>
          <w:p w14:paraId="7107BE6E" w14:textId="77777777" w:rsidR="00453C8C" w:rsidRDefault="006B10E1">
            <w:pPr>
              <w:widowControl w:val="0"/>
              <w:rPr>
                <w:sz w:val="32"/>
                <w:szCs w:val="32"/>
              </w:rPr>
            </w:pPr>
            <w:r>
              <w:rPr>
                <w:rFonts w:ascii="Calibri" w:eastAsia="Calibri" w:hAnsi="Calibri" w:cs="Calibri"/>
                <w:b/>
                <w:sz w:val="32"/>
                <w:szCs w:val="32"/>
              </w:rPr>
              <w:t>Flusso di Eventi</w:t>
            </w:r>
          </w:p>
        </w:tc>
        <w:tc>
          <w:tcPr>
            <w:tcW w:w="6632" w:type="dxa"/>
            <w:tcMar>
              <w:top w:w="100" w:type="dxa"/>
              <w:left w:w="100" w:type="dxa"/>
              <w:bottom w:w="100" w:type="dxa"/>
              <w:right w:w="100" w:type="dxa"/>
            </w:tcMar>
          </w:tcPr>
          <w:p w14:paraId="512181F0" w14:textId="77777777" w:rsidR="00453C8C" w:rsidRDefault="00453C8C">
            <w:pPr>
              <w:widowControl w:val="0"/>
              <w:spacing w:line="276" w:lineRule="auto"/>
              <w:rPr>
                <w:sz w:val="32"/>
                <w:szCs w:val="32"/>
              </w:rPr>
            </w:pPr>
          </w:p>
          <w:tbl>
            <w:tblPr>
              <w:tblStyle w:val="af5"/>
              <w:tblW w:w="6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6"/>
              <w:gridCol w:w="3119"/>
            </w:tblGrid>
            <w:tr w:rsidR="00453C8C" w14:paraId="503EA5D0" w14:textId="77777777">
              <w:tc>
                <w:tcPr>
                  <w:tcW w:w="3297" w:type="dxa"/>
                </w:tcPr>
                <w:p w14:paraId="0D82B752" w14:textId="77777777" w:rsidR="00453C8C" w:rsidRDefault="006B10E1">
                  <w:pPr>
                    <w:widowControl w:val="0"/>
                  </w:pPr>
                  <w:r>
                    <w:rPr>
                      <w:rFonts w:ascii="Calibri" w:eastAsia="Calibri" w:hAnsi="Calibri" w:cs="Calibri"/>
                      <w:sz w:val="28"/>
                      <w:szCs w:val="28"/>
                    </w:rPr>
                    <w:t xml:space="preserve">    Amministratore   </w:t>
                  </w:r>
                </w:p>
              </w:tc>
              <w:tc>
                <w:tcPr>
                  <w:tcW w:w="3119" w:type="dxa"/>
                </w:tcPr>
                <w:p w14:paraId="6ABF842D" w14:textId="77777777" w:rsidR="00453C8C" w:rsidRDefault="006B10E1">
                  <w:pPr>
                    <w:widowControl w:val="0"/>
                  </w:pPr>
                  <w:r>
                    <w:rPr>
                      <w:rFonts w:ascii="Calibri" w:eastAsia="Calibri" w:hAnsi="Calibri" w:cs="Calibri"/>
                      <w:sz w:val="28"/>
                      <w:szCs w:val="28"/>
                    </w:rPr>
                    <w:t xml:space="preserve">                   Sistema</w:t>
                  </w:r>
                </w:p>
              </w:tc>
            </w:tr>
            <w:tr w:rsidR="00453C8C" w14:paraId="47745F85" w14:textId="77777777">
              <w:tc>
                <w:tcPr>
                  <w:tcW w:w="3297" w:type="dxa"/>
                </w:tcPr>
                <w:p w14:paraId="0E6BF2E2" w14:textId="77777777" w:rsidR="00453C8C" w:rsidRDefault="00453C8C">
                  <w:pPr>
                    <w:widowControl w:val="0"/>
                  </w:pPr>
                </w:p>
              </w:tc>
              <w:tc>
                <w:tcPr>
                  <w:tcW w:w="3119" w:type="dxa"/>
                </w:tcPr>
                <w:p w14:paraId="5E51852B" w14:textId="77777777" w:rsidR="00453C8C" w:rsidRDefault="006B10E1">
                  <w:pPr>
                    <w:widowControl w:val="0"/>
                    <w:jc w:val="right"/>
                  </w:pPr>
                  <w:r>
                    <w:rPr>
                      <w:rFonts w:ascii="Calibri" w:eastAsia="Calibri" w:hAnsi="Calibri" w:cs="Calibri"/>
                      <w:sz w:val="28"/>
                      <w:szCs w:val="28"/>
                    </w:rPr>
                    <w:t xml:space="preserve">Il sistema elabora </w:t>
                  </w:r>
                </w:p>
                <w:p w14:paraId="786E9DE1" w14:textId="77777777" w:rsidR="00453C8C" w:rsidRDefault="006B10E1">
                  <w:pPr>
                    <w:widowControl w:val="0"/>
                    <w:jc w:val="right"/>
                  </w:pPr>
                  <w:r>
                    <w:rPr>
                      <w:rFonts w:ascii="Calibri" w:eastAsia="Calibri" w:hAnsi="Calibri" w:cs="Calibri"/>
                      <w:sz w:val="28"/>
                      <w:szCs w:val="28"/>
                    </w:rPr>
                    <w:t xml:space="preserve">i dati e mostra le notifiche per le richieste di registrazioni da </w:t>
                  </w:r>
                </w:p>
                <w:p w14:paraId="46ABCA15" w14:textId="77777777" w:rsidR="00453C8C" w:rsidRDefault="006B10E1">
                  <w:pPr>
                    <w:widowControl w:val="0"/>
                    <w:jc w:val="right"/>
                  </w:pPr>
                  <w:r>
                    <w:rPr>
                      <w:rFonts w:ascii="Calibri" w:eastAsia="Calibri" w:hAnsi="Calibri" w:cs="Calibri"/>
                      <w:sz w:val="28"/>
                      <w:szCs w:val="28"/>
                    </w:rPr>
                    <w:t>parte degli utenti.</w:t>
                  </w:r>
                </w:p>
              </w:tc>
            </w:tr>
            <w:tr w:rsidR="00453C8C" w14:paraId="58DB8588" w14:textId="77777777">
              <w:tc>
                <w:tcPr>
                  <w:tcW w:w="3297" w:type="dxa"/>
                </w:tcPr>
                <w:p w14:paraId="56814DA1" w14:textId="77777777" w:rsidR="00453C8C" w:rsidRDefault="006B10E1">
                  <w:pPr>
                    <w:widowControl w:val="0"/>
                  </w:pPr>
                  <w:r>
                    <w:rPr>
                      <w:rFonts w:ascii="Calibri" w:eastAsia="Calibri" w:hAnsi="Calibri" w:cs="Calibri"/>
                      <w:sz w:val="28"/>
                      <w:szCs w:val="28"/>
                    </w:rPr>
                    <w:t xml:space="preserve">L’amministratore </w:t>
                  </w:r>
                </w:p>
                <w:p w14:paraId="398BEAF0" w14:textId="77777777" w:rsidR="00453C8C" w:rsidRDefault="006B10E1">
                  <w:pPr>
                    <w:widowControl w:val="0"/>
                  </w:pPr>
                  <w:r>
                    <w:rPr>
                      <w:rFonts w:ascii="Calibri" w:eastAsia="Calibri" w:hAnsi="Calibri" w:cs="Calibri"/>
                      <w:sz w:val="28"/>
                      <w:szCs w:val="28"/>
                    </w:rPr>
                    <w:t>visualizza le richieste</w:t>
                  </w:r>
                </w:p>
                <w:p w14:paraId="47C0BDAC" w14:textId="77777777" w:rsidR="00453C8C" w:rsidRDefault="006B10E1">
                  <w:pPr>
                    <w:widowControl w:val="0"/>
                  </w:pPr>
                  <w:r>
                    <w:rPr>
                      <w:rFonts w:ascii="Calibri" w:eastAsia="Calibri" w:hAnsi="Calibri" w:cs="Calibri"/>
                      <w:sz w:val="28"/>
                      <w:szCs w:val="28"/>
                    </w:rPr>
                    <w:t>e ha due possibili scelte “Accetta” o “Rifiuta”. Clicca sul pulsante “Rifiuta”.</w:t>
                  </w:r>
                </w:p>
              </w:tc>
              <w:tc>
                <w:tcPr>
                  <w:tcW w:w="3119" w:type="dxa"/>
                </w:tcPr>
                <w:p w14:paraId="48394A13" w14:textId="77777777" w:rsidR="00453C8C" w:rsidRDefault="00453C8C">
                  <w:pPr>
                    <w:widowControl w:val="0"/>
                  </w:pPr>
                </w:p>
              </w:tc>
            </w:tr>
          </w:tbl>
          <w:p w14:paraId="789E88F2" w14:textId="77777777" w:rsidR="00453C8C" w:rsidRDefault="00453C8C">
            <w:pPr>
              <w:widowControl w:val="0"/>
            </w:pPr>
          </w:p>
        </w:tc>
      </w:tr>
      <w:tr w:rsidR="00453C8C" w14:paraId="2C7CD68D" w14:textId="77777777">
        <w:tc>
          <w:tcPr>
            <w:tcW w:w="2368" w:type="dxa"/>
            <w:tcMar>
              <w:top w:w="100" w:type="dxa"/>
              <w:left w:w="100" w:type="dxa"/>
              <w:bottom w:w="100" w:type="dxa"/>
              <w:right w:w="100" w:type="dxa"/>
            </w:tcMar>
          </w:tcPr>
          <w:p w14:paraId="01C1FA4E" w14:textId="77777777" w:rsidR="00453C8C" w:rsidRDefault="006B10E1">
            <w:pPr>
              <w:widowControl w:val="0"/>
              <w:rPr>
                <w:sz w:val="32"/>
                <w:szCs w:val="32"/>
              </w:rPr>
            </w:pPr>
            <w:r>
              <w:rPr>
                <w:rFonts w:ascii="Calibri" w:eastAsia="Calibri" w:hAnsi="Calibri" w:cs="Calibri"/>
                <w:b/>
                <w:sz w:val="32"/>
                <w:szCs w:val="32"/>
              </w:rPr>
              <w:t>Condizione d’uscita</w:t>
            </w:r>
          </w:p>
        </w:tc>
        <w:tc>
          <w:tcPr>
            <w:tcW w:w="6632" w:type="dxa"/>
            <w:tcMar>
              <w:top w:w="100" w:type="dxa"/>
              <w:left w:w="100" w:type="dxa"/>
              <w:bottom w:w="100" w:type="dxa"/>
              <w:right w:w="100" w:type="dxa"/>
            </w:tcMar>
          </w:tcPr>
          <w:p w14:paraId="09AC27BB" w14:textId="77777777" w:rsidR="00453C8C" w:rsidRDefault="006B10E1">
            <w:pPr>
              <w:widowControl w:val="0"/>
            </w:pPr>
            <w:r>
              <w:rPr>
                <w:rFonts w:ascii="Calibri" w:eastAsia="Calibri" w:hAnsi="Calibri" w:cs="Calibri"/>
                <w:sz w:val="28"/>
                <w:szCs w:val="28"/>
              </w:rPr>
              <w:t>L’amministratore decide di non accettare la richiesta di registrazione.</w:t>
            </w:r>
          </w:p>
        </w:tc>
      </w:tr>
      <w:tr w:rsidR="00453C8C" w14:paraId="441D4F48" w14:textId="77777777">
        <w:tc>
          <w:tcPr>
            <w:tcW w:w="2368" w:type="dxa"/>
            <w:tcMar>
              <w:top w:w="100" w:type="dxa"/>
              <w:left w:w="100" w:type="dxa"/>
              <w:bottom w:w="100" w:type="dxa"/>
              <w:right w:w="100" w:type="dxa"/>
            </w:tcMar>
          </w:tcPr>
          <w:p w14:paraId="4C3FB0BC" w14:textId="77777777" w:rsidR="00453C8C" w:rsidRDefault="006B10E1">
            <w:pPr>
              <w:widowControl w:val="0"/>
              <w:rPr>
                <w:sz w:val="32"/>
                <w:szCs w:val="32"/>
              </w:rPr>
            </w:pPr>
            <w:r>
              <w:rPr>
                <w:rFonts w:ascii="Calibri" w:eastAsia="Calibri" w:hAnsi="Calibri" w:cs="Calibri"/>
                <w:b/>
                <w:sz w:val="32"/>
                <w:szCs w:val="32"/>
              </w:rPr>
              <w:t>Eccezioni</w:t>
            </w:r>
          </w:p>
        </w:tc>
        <w:tc>
          <w:tcPr>
            <w:tcW w:w="6632" w:type="dxa"/>
            <w:tcMar>
              <w:top w:w="100" w:type="dxa"/>
              <w:left w:w="100" w:type="dxa"/>
              <w:bottom w:w="100" w:type="dxa"/>
              <w:right w:w="100" w:type="dxa"/>
            </w:tcMar>
          </w:tcPr>
          <w:p w14:paraId="426BFEDD" w14:textId="77777777" w:rsidR="00453C8C" w:rsidRDefault="00453C8C">
            <w:pPr>
              <w:widowControl w:val="0"/>
            </w:pPr>
          </w:p>
        </w:tc>
      </w:tr>
      <w:tr w:rsidR="00453C8C" w14:paraId="2AEC30A9" w14:textId="77777777">
        <w:tc>
          <w:tcPr>
            <w:tcW w:w="2368" w:type="dxa"/>
            <w:tcMar>
              <w:top w:w="100" w:type="dxa"/>
              <w:left w:w="100" w:type="dxa"/>
              <w:bottom w:w="100" w:type="dxa"/>
              <w:right w:w="100" w:type="dxa"/>
            </w:tcMar>
          </w:tcPr>
          <w:p w14:paraId="337765AF" w14:textId="77777777" w:rsidR="00453C8C" w:rsidRDefault="006B10E1">
            <w:pPr>
              <w:widowControl w:val="0"/>
              <w:rPr>
                <w:sz w:val="32"/>
                <w:szCs w:val="32"/>
              </w:rPr>
            </w:pPr>
            <w:r>
              <w:rPr>
                <w:rFonts w:ascii="Calibri" w:eastAsia="Calibri" w:hAnsi="Calibri" w:cs="Calibri"/>
                <w:b/>
                <w:sz w:val="32"/>
                <w:szCs w:val="32"/>
              </w:rPr>
              <w:t>Requisiti di qualità</w:t>
            </w:r>
          </w:p>
        </w:tc>
        <w:tc>
          <w:tcPr>
            <w:tcW w:w="6632" w:type="dxa"/>
            <w:tcMar>
              <w:top w:w="100" w:type="dxa"/>
              <w:left w:w="100" w:type="dxa"/>
              <w:bottom w:w="100" w:type="dxa"/>
              <w:right w:w="100" w:type="dxa"/>
            </w:tcMar>
          </w:tcPr>
          <w:p w14:paraId="0684ACF7" w14:textId="77777777" w:rsidR="00453C8C" w:rsidRDefault="00453C8C">
            <w:pPr>
              <w:widowControl w:val="0"/>
            </w:pPr>
          </w:p>
        </w:tc>
      </w:tr>
    </w:tbl>
    <w:p w14:paraId="42138E53" w14:textId="77777777" w:rsidR="00453C8C" w:rsidRDefault="00453C8C"/>
    <w:p w14:paraId="0347D235" w14:textId="77777777" w:rsidR="00453C8C" w:rsidRDefault="006B10E1">
      <w:r>
        <w:br w:type="page"/>
      </w:r>
    </w:p>
    <w:p w14:paraId="7557FCBD" w14:textId="77777777" w:rsidR="00453C8C" w:rsidRDefault="00453C8C"/>
    <w:p w14:paraId="4B87D56C" w14:textId="77777777" w:rsidR="00453C8C" w:rsidRDefault="006B10E1">
      <w:pPr>
        <w:keepNext/>
        <w:numPr>
          <w:ilvl w:val="3"/>
          <w:numId w:val="10"/>
        </w:numPr>
        <w:spacing w:after="160" w:line="252" w:lineRule="auto"/>
        <w:ind w:firstLine="1695"/>
        <w:contextualSpacing/>
        <w:rPr>
          <w:rFonts w:ascii="Calibri" w:eastAsia="Calibri" w:hAnsi="Calibri" w:cs="Calibri"/>
        </w:rPr>
      </w:pPr>
      <w:r>
        <w:rPr>
          <w:rFonts w:ascii="Calibri" w:eastAsia="Calibri" w:hAnsi="Calibri" w:cs="Calibri"/>
          <w:b/>
          <w:sz w:val="40"/>
          <w:szCs w:val="40"/>
        </w:rPr>
        <w:t>Gestione Accesso alla guida:</w:t>
      </w:r>
    </w:p>
    <w:p w14:paraId="35137D42" w14:textId="77777777" w:rsidR="00453C8C" w:rsidRDefault="006B10E1">
      <w:r>
        <w:rPr>
          <w:noProof/>
        </w:rPr>
        <w:drawing>
          <wp:inline distT="114300" distB="114300" distL="114300" distR="114300" wp14:anchorId="78BADEA1" wp14:editId="33FBC6C4">
            <wp:extent cx="5848350" cy="3071813"/>
            <wp:effectExtent l="0" t="0" r="0" b="0"/>
            <wp:docPr id="28" name="image58.png" descr="gestione visualizzazione guida.png"/>
            <wp:cNvGraphicFramePr/>
            <a:graphic xmlns:a="http://schemas.openxmlformats.org/drawingml/2006/main">
              <a:graphicData uri="http://schemas.openxmlformats.org/drawingml/2006/picture">
                <pic:pic xmlns:pic="http://schemas.openxmlformats.org/drawingml/2006/picture">
                  <pic:nvPicPr>
                    <pic:cNvPr id="0" name="image58.png" descr="gestione visualizzazione guida.png"/>
                    <pic:cNvPicPr preferRelativeResize="0"/>
                  </pic:nvPicPr>
                  <pic:blipFill>
                    <a:blip r:embed="rId12"/>
                    <a:srcRect/>
                    <a:stretch>
                      <a:fillRect/>
                    </a:stretch>
                  </pic:blipFill>
                  <pic:spPr>
                    <a:xfrm>
                      <a:off x="0" y="0"/>
                      <a:ext cx="5848350" cy="3071813"/>
                    </a:xfrm>
                    <a:prstGeom prst="rect">
                      <a:avLst/>
                    </a:prstGeom>
                    <a:ln/>
                  </pic:spPr>
                </pic:pic>
              </a:graphicData>
            </a:graphic>
          </wp:inline>
        </w:drawing>
      </w:r>
    </w:p>
    <w:tbl>
      <w:tblPr>
        <w:tblStyle w:val="af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6632"/>
      </w:tblGrid>
      <w:tr w:rsidR="00453C8C" w14:paraId="286659E2" w14:textId="77777777">
        <w:tc>
          <w:tcPr>
            <w:tcW w:w="2368" w:type="dxa"/>
            <w:tcMar>
              <w:top w:w="100" w:type="dxa"/>
              <w:left w:w="100" w:type="dxa"/>
              <w:bottom w:w="100" w:type="dxa"/>
              <w:right w:w="100" w:type="dxa"/>
            </w:tcMar>
          </w:tcPr>
          <w:p w14:paraId="47B90B77" w14:textId="77777777" w:rsidR="00453C8C" w:rsidRDefault="006B10E1">
            <w:pPr>
              <w:widowControl w:val="0"/>
              <w:rPr>
                <w:sz w:val="32"/>
                <w:szCs w:val="32"/>
              </w:rPr>
            </w:pPr>
            <w:r>
              <w:rPr>
                <w:rFonts w:ascii="Calibri" w:eastAsia="Calibri" w:hAnsi="Calibri" w:cs="Calibri"/>
                <w:b/>
                <w:sz w:val="32"/>
                <w:szCs w:val="32"/>
              </w:rPr>
              <w:t>ID</w:t>
            </w:r>
          </w:p>
        </w:tc>
        <w:tc>
          <w:tcPr>
            <w:tcW w:w="6632" w:type="dxa"/>
            <w:tcMar>
              <w:top w:w="100" w:type="dxa"/>
              <w:left w:w="100" w:type="dxa"/>
              <w:bottom w:w="100" w:type="dxa"/>
              <w:right w:w="100" w:type="dxa"/>
            </w:tcMar>
          </w:tcPr>
          <w:p w14:paraId="20F9C0CE" w14:textId="77777777" w:rsidR="00453C8C" w:rsidRDefault="006B10E1">
            <w:pPr>
              <w:widowControl w:val="0"/>
            </w:pPr>
            <w:r>
              <w:rPr>
                <w:rFonts w:ascii="Calibri" w:eastAsia="Calibri" w:hAnsi="Calibri" w:cs="Calibri"/>
                <w:sz w:val="28"/>
                <w:szCs w:val="28"/>
              </w:rPr>
              <w:t>UC_3.0</w:t>
            </w:r>
          </w:p>
        </w:tc>
      </w:tr>
      <w:tr w:rsidR="00453C8C" w14:paraId="7586FBCA" w14:textId="77777777">
        <w:tc>
          <w:tcPr>
            <w:tcW w:w="2368" w:type="dxa"/>
            <w:tcMar>
              <w:top w:w="100" w:type="dxa"/>
              <w:left w:w="100" w:type="dxa"/>
              <w:bottom w:w="100" w:type="dxa"/>
              <w:right w:w="100" w:type="dxa"/>
            </w:tcMar>
          </w:tcPr>
          <w:p w14:paraId="7992EBAB" w14:textId="77777777" w:rsidR="00453C8C" w:rsidRDefault="006B10E1">
            <w:pPr>
              <w:widowControl w:val="0"/>
              <w:rPr>
                <w:sz w:val="32"/>
                <w:szCs w:val="32"/>
              </w:rPr>
            </w:pPr>
            <w:r>
              <w:rPr>
                <w:rFonts w:ascii="Calibri" w:eastAsia="Calibri" w:hAnsi="Calibri" w:cs="Calibri"/>
                <w:b/>
                <w:sz w:val="32"/>
                <w:szCs w:val="32"/>
              </w:rPr>
              <w:t>Nome Use Case</w:t>
            </w:r>
          </w:p>
        </w:tc>
        <w:tc>
          <w:tcPr>
            <w:tcW w:w="6632" w:type="dxa"/>
            <w:tcMar>
              <w:top w:w="100" w:type="dxa"/>
              <w:left w:w="100" w:type="dxa"/>
              <w:bottom w:w="100" w:type="dxa"/>
              <w:right w:w="100" w:type="dxa"/>
            </w:tcMar>
          </w:tcPr>
          <w:p w14:paraId="146804A5" w14:textId="77777777" w:rsidR="00453C8C" w:rsidRDefault="006B10E1">
            <w:pPr>
              <w:widowControl w:val="0"/>
            </w:pPr>
            <w:r>
              <w:rPr>
                <w:rFonts w:ascii="Calibri" w:eastAsia="Calibri" w:hAnsi="Calibri" w:cs="Calibri"/>
                <w:sz w:val="28"/>
                <w:szCs w:val="28"/>
              </w:rPr>
              <w:t>VisualizzazioneGuidaApplicazione</w:t>
            </w:r>
          </w:p>
        </w:tc>
      </w:tr>
      <w:tr w:rsidR="00453C8C" w14:paraId="5A1041CE" w14:textId="77777777">
        <w:tc>
          <w:tcPr>
            <w:tcW w:w="2368" w:type="dxa"/>
            <w:tcMar>
              <w:top w:w="100" w:type="dxa"/>
              <w:left w:w="100" w:type="dxa"/>
              <w:bottom w:w="100" w:type="dxa"/>
              <w:right w:w="100" w:type="dxa"/>
            </w:tcMar>
          </w:tcPr>
          <w:p w14:paraId="56766A05" w14:textId="77777777" w:rsidR="00453C8C" w:rsidRDefault="006B10E1">
            <w:pPr>
              <w:widowControl w:val="0"/>
              <w:rPr>
                <w:sz w:val="32"/>
                <w:szCs w:val="32"/>
              </w:rPr>
            </w:pPr>
            <w:r>
              <w:rPr>
                <w:rFonts w:ascii="Calibri" w:eastAsia="Calibri" w:hAnsi="Calibri" w:cs="Calibri"/>
                <w:b/>
                <w:sz w:val="32"/>
                <w:szCs w:val="32"/>
              </w:rPr>
              <w:t>Partecipanti</w:t>
            </w:r>
          </w:p>
        </w:tc>
        <w:tc>
          <w:tcPr>
            <w:tcW w:w="6632" w:type="dxa"/>
            <w:tcMar>
              <w:top w:w="100" w:type="dxa"/>
              <w:left w:w="100" w:type="dxa"/>
              <w:bottom w:w="100" w:type="dxa"/>
              <w:right w:w="100" w:type="dxa"/>
            </w:tcMar>
          </w:tcPr>
          <w:p w14:paraId="17CE228D" w14:textId="77777777" w:rsidR="00453C8C" w:rsidRDefault="006B10E1">
            <w:pPr>
              <w:widowControl w:val="0"/>
            </w:pPr>
            <w:r>
              <w:rPr>
                <w:rFonts w:ascii="Calibri" w:eastAsia="Calibri" w:hAnsi="Calibri" w:cs="Calibri"/>
                <w:sz w:val="28"/>
                <w:szCs w:val="28"/>
              </w:rPr>
              <w:t>Utente e Amministratore</w:t>
            </w:r>
          </w:p>
        </w:tc>
      </w:tr>
      <w:tr w:rsidR="00453C8C" w14:paraId="6786E0CD" w14:textId="77777777">
        <w:tc>
          <w:tcPr>
            <w:tcW w:w="2368" w:type="dxa"/>
            <w:tcMar>
              <w:top w:w="100" w:type="dxa"/>
              <w:left w:w="100" w:type="dxa"/>
              <w:bottom w:w="100" w:type="dxa"/>
              <w:right w:w="100" w:type="dxa"/>
            </w:tcMar>
          </w:tcPr>
          <w:p w14:paraId="3CB959B9" w14:textId="77777777" w:rsidR="00453C8C" w:rsidRDefault="006B10E1">
            <w:pPr>
              <w:widowControl w:val="0"/>
              <w:rPr>
                <w:sz w:val="32"/>
                <w:szCs w:val="32"/>
              </w:rPr>
            </w:pPr>
            <w:r>
              <w:rPr>
                <w:rFonts w:ascii="Calibri" w:eastAsia="Calibri" w:hAnsi="Calibri" w:cs="Calibri"/>
                <w:b/>
                <w:sz w:val="32"/>
                <w:szCs w:val="32"/>
              </w:rPr>
              <w:t>Condizione di Ingresso</w:t>
            </w:r>
          </w:p>
        </w:tc>
        <w:tc>
          <w:tcPr>
            <w:tcW w:w="6632" w:type="dxa"/>
            <w:tcMar>
              <w:top w:w="100" w:type="dxa"/>
              <w:left w:w="100" w:type="dxa"/>
              <w:bottom w:w="100" w:type="dxa"/>
              <w:right w:w="100" w:type="dxa"/>
            </w:tcMar>
          </w:tcPr>
          <w:p w14:paraId="2DB3D88A" w14:textId="77777777" w:rsidR="00453C8C" w:rsidRDefault="006B10E1">
            <w:pPr>
              <w:widowControl w:val="0"/>
            </w:pPr>
            <w:r>
              <w:rPr>
                <w:rFonts w:ascii="Calibri" w:eastAsia="Calibri" w:hAnsi="Calibri" w:cs="Calibri"/>
                <w:sz w:val="28"/>
                <w:szCs w:val="28"/>
              </w:rPr>
              <w:t>L’utente o amministratore accede alla schermata di visualizzazione della guida.</w:t>
            </w:r>
          </w:p>
        </w:tc>
      </w:tr>
      <w:tr w:rsidR="00453C8C" w14:paraId="49C22F37" w14:textId="77777777">
        <w:tc>
          <w:tcPr>
            <w:tcW w:w="2368" w:type="dxa"/>
            <w:tcMar>
              <w:top w:w="100" w:type="dxa"/>
              <w:left w:w="100" w:type="dxa"/>
              <w:bottom w:w="100" w:type="dxa"/>
              <w:right w:w="100" w:type="dxa"/>
            </w:tcMar>
          </w:tcPr>
          <w:p w14:paraId="3C6AFAEE" w14:textId="77777777" w:rsidR="00453C8C" w:rsidRDefault="006B10E1">
            <w:pPr>
              <w:widowControl w:val="0"/>
              <w:rPr>
                <w:sz w:val="32"/>
                <w:szCs w:val="32"/>
              </w:rPr>
            </w:pPr>
            <w:r>
              <w:rPr>
                <w:rFonts w:ascii="Calibri" w:eastAsia="Calibri" w:hAnsi="Calibri" w:cs="Calibri"/>
                <w:b/>
                <w:sz w:val="32"/>
                <w:szCs w:val="32"/>
              </w:rPr>
              <w:t>Flusso di Eventi</w:t>
            </w:r>
          </w:p>
        </w:tc>
        <w:tc>
          <w:tcPr>
            <w:tcW w:w="6632" w:type="dxa"/>
            <w:tcMar>
              <w:top w:w="100" w:type="dxa"/>
              <w:left w:w="100" w:type="dxa"/>
              <w:bottom w:w="100" w:type="dxa"/>
              <w:right w:w="100" w:type="dxa"/>
            </w:tcMar>
          </w:tcPr>
          <w:p w14:paraId="6F2949DC" w14:textId="77777777" w:rsidR="00453C8C" w:rsidRDefault="00453C8C">
            <w:pPr>
              <w:widowControl w:val="0"/>
              <w:spacing w:line="276" w:lineRule="auto"/>
              <w:rPr>
                <w:sz w:val="32"/>
                <w:szCs w:val="32"/>
              </w:rPr>
            </w:pPr>
          </w:p>
          <w:tbl>
            <w:tblPr>
              <w:tblStyle w:val="af7"/>
              <w:tblW w:w="6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9"/>
              <w:gridCol w:w="3826"/>
            </w:tblGrid>
            <w:tr w:rsidR="00453C8C" w14:paraId="5EA1174E" w14:textId="77777777">
              <w:tc>
                <w:tcPr>
                  <w:tcW w:w="2589" w:type="dxa"/>
                </w:tcPr>
                <w:p w14:paraId="1E036F1D" w14:textId="77777777" w:rsidR="00453C8C" w:rsidRDefault="006B10E1">
                  <w:pPr>
                    <w:widowControl w:val="0"/>
                  </w:pPr>
                  <w:r>
                    <w:rPr>
                      <w:rFonts w:ascii="Calibri" w:eastAsia="Calibri" w:hAnsi="Calibri" w:cs="Calibri"/>
                      <w:sz w:val="28"/>
                      <w:szCs w:val="28"/>
                    </w:rPr>
                    <w:t xml:space="preserve">           Utente/    Amministratore                       </w:t>
                  </w:r>
                </w:p>
              </w:tc>
              <w:tc>
                <w:tcPr>
                  <w:tcW w:w="3827" w:type="dxa"/>
                </w:tcPr>
                <w:p w14:paraId="04CA7E7C" w14:textId="77777777" w:rsidR="00453C8C" w:rsidRDefault="006B10E1">
                  <w:pPr>
                    <w:widowControl w:val="0"/>
                  </w:pPr>
                  <w:r>
                    <w:rPr>
                      <w:rFonts w:ascii="Calibri" w:eastAsia="Calibri" w:hAnsi="Calibri" w:cs="Calibri"/>
                      <w:sz w:val="28"/>
                      <w:szCs w:val="28"/>
                    </w:rPr>
                    <w:t>Sistema</w:t>
                  </w:r>
                </w:p>
                <w:p w14:paraId="67631171" w14:textId="77777777" w:rsidR="00453C8C" w:rsidRDefault="00453C8C">
                  <w:pPr>
                    <w:widowControl w:val="0"/>
                  </w:pPr>
                </w:p>
              </w:tc>
            </w:tr>
            <w:tr w:rsidR="00453C8C" w14:paraId="094BE37E" w14:textId="77777777">
              <w:tc>
                <w:tcPr>
                  <w:tcW w:w="2589" w:type="dxa"/>
                </w:tcPr>
                <w:p w14:paraId="650803D2" w14:textId="77777777" w:rsidR="00453C8C" w:rsidRDefault="00453C8C">
                  <w:pPr>
                    <w:widowControl w:val="0"/>
                  </w:pPr>
                </w:p>
              </w:tc>
              <w:tc>
                <w:tcPr>
                  <w:tcW w:w="3827" w:type="dxa"/>
                </w:tcPr>
                <w:p w14:paraId="7F876C1F" w14:textId="77777777" w:rsidR="00453C8C" w:rsidRDefault="006B10E1">
                  <w:pPr>
                    <w:widowControl w:val="0"/>
                  </w:pPr>
                  <w:r>
                    <w:rPr>
                      <w:rFonts w:ascii="Calibri" w:eastAsia="Calibri" w:hAnsi="Calibri" w:cs="Calibri"/>
                      <w:sz w:val="28"/>
                      <w:szCs w:val="28"/>
                    </w:rPr>
                    <w:t>Il sistema mostra una schermata contenente un'icona help dove si può visualizzare la guida inerente all’applicazione.</w:t>
                  </w:r>
                </w:p>
              </w:tc>
            </w:tr>
            <w:tr w:rsidR="00453C8C" w14:paraId="581BD162" w14:textId="77777777">
              <w:tc>
                <w:tcPr>
                  <w:tcW w:w="2589" w:type="dxa"/>
                </w:tcPr>
                <w:p w14:paraId="3F630090" w14:textId="77777777" w:rsidR="00453C8C" w:rsidRDefault="006B10E1">
                  <w:pPr>
                    <w:widowControl w:val="0"/>
                  </w:pPr>
                  <w:r>
                    <w:rPr>
                      <w:rFonts w:ascii="Calibri" w:eastAsia="Calibri" w:hAnsi="Calibri" w:cs="Calibri"/>
                      <w:sz w:val="28"/>
                      <w:szCs w:val="28"/>
                    </w:rPr>
                    <w:t xml:space="preserve">L’utente clicca </w:t>
                  </w:r>
                </w:p>
                <w:p w14:paraId="54195919" w14:textId="77777777" w:rsidR="00453C8C" w:rsidRDefault="006B10E1">
                  <w:pPr>
                    <w:widowControl w:val="0"/>
                  </w:pPr>
                  <w:r>
                    <w:rPr>
                      <w:rFonts w:ascii="Calibri" w:eastAsia="Calibri" w:hAnsi="Calibri" w:cs="Calibri"/>
                      <w:sz w:val="28"/>
                      <w:szCs w:val="28"/>
                    </w:rPr>
                    <w:t xml:space="preserve">sull’icona “help” per visualizzare </w:t>
                  </w:r>
                </w:p>
                <w:p w14:paraId="6B7BE42E" w14:textId="77777777" w:rsidR="00453C8C" w:rsidRDefault="006B10E1">
                  <w:pPr>
                    <w:widowControl w:val="0"/>
                  </w:pPr>
                  <w:r>
                    <w:rPr>
                      <w:rFonts w:ascii="Calibri" w:eastAsia="Calibri" w:hAnsi="Calibri" w:cs="Calibri"/>
                      <w:sz w:val="28"/>
                      <w:szCs w:val="28"/>
                    </w:rPr>
                    <w:t xml:space="preserve">informazioni </w:t>
                  </w:r>
                  <w:r>
                    <w:rPr>
                      <w:rFonts w:ascii="Calibri" w:eastAsia="Calibri" w:hAnsi="Calibri" w:cs="Calibri"/>
                      <w:sz w:val="28"/>
                      <w:szCs w:val="28"/>
                    </w:rPr>
                    <w:lastRenderedPageBreak/>
                    <w:t xml:space="preserve">inerenti al sistema.  </w:t>
                  </w:r>
                </w:p>
              </w:tc>
              <w:tc>
                <w:tcPr>
                  <w:tcW w:w="3827" w:type="dxa"/>
                </w:tcPr>
                <w:p w14:paraId="0AED9939" w14:textId="77777777" w:rsidR="00453C8C" w:rsidRDefault="00453C8C">
                  <w:pPr>
                    <w:widowControl w:val="0"/>
                  </w:pPr>
                </w:p>
              </w:tc>
            </w:tr>
            <w:tr w:rsidR="00453C8C" w14:paraId="404A8EA7" w14:textId="77777777">
              <w:tc>
                <w:tcPr>
                  <w:tcW w:w="2589" w:type="dxa"/>
                </w:tcPr>
                <w:p w14:paraId="3E3C86DA" w14:textId="77777777" w:rsidR="00453C8C" w:rsidRDefault="00453C8C">
                  <w:pPr>
                    <w:widowControl w:val="0"/>
                  </w:pPr>
                </w:p>
              </w:tc>
              <w:tc>
                <w:tcPr>
                  <w:tcW w:w="3827" w:type="dxa"/>
                </w:tcPr>
                <w:p w14:paraId="330E2267" w14:textId="77777777" w:rsidR="00453C8C" w:rsidRDefault="006B10E1">
                  <w:pPr>
                    <w:widowControl w:val="0"/>
                  </w:pPr>
                  <w:r>
                    <w:rPr>
                      <w:rFonts w:ascii="Calibri" w:eastAsia="Calibri" w:hAnsi="Calibri" w:cs="Calibri"/>
                      <w:sz w:val="28"/>
                      <w:szCs w:val="28"/>
                    </w:rPr>
                    <w:t xml:space="preserve">Il sistema reindirizza l’utente o  l’amministratore alla pagina della guida.  </w:t>
                  </w:r>
                </w:p>
              </w:tc>
            </w:tr>
            <w:tr w:rsidR="00453C8C" w14:paraId="3F6BCB1B" w14:textId="77777777">
              <w:tc>
                <w:tcPr>
                  <w:tcW w:w="2589" w:type="dxa"/>
                </w:tcPr>
                <w:p w14:paraId="074F7038" w14:textId="77777777" w:rsidR="00453C8C" w:rsidRDefault="006B10E1">
                  <w:pPr>
                    <w:widowControl w:val="0"/>
                  </w:pPr>
                  <w:r>
                    <w:rPr>
                      <w:rFonts w:ascii="Calibri" w:eastAsia="Calibri" w:hAnsi="Calibri" w:cs="Calibri"/>
                      <w:sz w:val="28"/>
                      <w:szCs w:val="28"/>
                    </w:rPr>
                    <w:t>L’utente seleziona la</w:t>
                  </w:r>
                  <w:r>
                    <w:t xml:space="preserve"> </w:t>
                  </w:r>
                  <w:r>
                    <w:rPr>
                      <w:rFonts w:ascii="Calibri" w:eastAsia="Calibri" w:hAnsi="Calibri" w:cs="Calibri"/>
                      <w:sz w:val="28"/>
                      <w:szCs w:val="28"/>
                    </w:rPr>
                    <w:t>sezione che gli</w:t>
                  </w:r>
                </w:p>
                <w:p w14:paraId="0D90B5C4" w14:textId="77777777" w:rsidR="00453C8C" w:rsidRDefault="006B10E1">
                  <w:pPr>
                    <w:widowControl w:val="0"/>
                  </w:pPr>
                  <w:r>
                    <w:rPr>
                      <w:rFonts w:ascii="Calibri" w:eastAsia="Calibri" w:hAnsi="Calibri" w:cs="Calibri"/>
                      <w:sz w:val="28"/>
                      <w:szCs w:val="28"/>
                    </w:rPr>
                    <w:t>interessa e legge.</w:t>
                  </w:r>
                </w:p>
              </w:tc>
              <w:tc>
                <w:tcPr>
                  <w:tcW w:w="3827" w:type="dxa"/>
                </w:tcPr>
                <w:p w14:paraId="0399D422" w14:textId="77777777" w:rsidR="00453C8C" w:rsidRDefault="00453C8C">
                  <w:pPr>
                    <w:widowControl w:val="0"/>
                    <w:rPr>
                      <w:rFonts w:ascii="Calibri" w:eastAsia="Calibri" w:hAnsi="Calibri" w:cs="Calibri"/>
                      <w:sz w:val="28"/>
                      <w:szCs w:val="28"/>
                    </w:rPr>
                  </w:pPr>
                </w:p>
              </w:tc>
            </w:tr>
          </w:tbl>
          <w:p w14:paraId="255BB1D6" w14:textId="77777777" w:rsidR="00453C8C" w:rsidRDefault="00453C8C">
            <w:pPr>
              <w:widowControl w:val="0"/>
            </w:pPr>
          </w:p>
        </w:tc>
      </w:tr>
      <w:tr w:rsidR="00453C8C" w14:paraId="05B8952B" w14:textId="77777777">
        <w:tc>
          <w:tcPr>
            <w:tcW w:w="2368" w:type="dxa"/>
            <w:tcMar>
              <w:top w:w="100" w:type="dxa"/>
              <w:left w:w="100" w:type="dxa"/>
              <w:bottom w:w="100" w:type="dxa"/>
              <w:right w:w="100" w:type="dxa"/>
            </w:tcMar>
          </w:tcPr>
          <w:p w14:paraId="399A2DF8" w14:textId="77777777" w:rsidR="00453C8C" w:rsidRDefault="006B10E1">
            <w:pPr>
              <w:widowControl w:val="0"/>
              <w:rPr>
                <w:sz w:val="32"/>
                <w:szCs w:val="32"/>
              </w:rPr>
            </w:pPr>
            <w:r>
              <w:rPr>
                <w:rFonts w:ascii="Calibri" w:eastAsia="Calibri" w:hAnsi="Calibri" w:cs="Calibri"/>
                <w:b/>
                <w:sz w:val="32"/>
                <w:szCs w:val="32"/>
              </w:rPr>
              <w:lastRenderedPageBreak/>
              <w:t>Condizione d’uscita</w:t>
            </w:r>
          </w:p>
        </w:tc>
        <w:tc>
          <w:tcPr>
            <w:tcW w:w="6632" w:type="dxa"/>
            <w:tcMar>
              <w:top w:w="100" w:type="dxa"/>
              <w:left w:w="100" w:type="dxa"/>
              <w:bottom w:w="100" w:type="dxa"/>
              <w:right w:w="100" w:type="dxa"/>
            </w:tcMar>
          </w:tcPr>
          <w:p w14:paraId="6AE24687" w14:textId="77777777" w:rsidR="00453C8C" w:rsidRDefault="006B10E1">
            <w:pPr>
              <w:widowControl w:val="0"/>
            </w:pPr>
            <w:r>
              <w:rPr>
                <w:rFonts w:ascii="Calibri" w:eastAsia="Calibri" w:hAnsi="Calibri" w:cs="Calibri"/>
                <w:sz w:val="28"/>
                <w:szCs w:val="28"/>
              </w:rPr>
              <w:t>L’utente o amministratore chiude la guida.</w:t>
            </w:r>
          </w:p>
        </w:tc>
      </w:tr>
      <w:tr w:rsidR="00453C8C" w14:paraId="24513562" w14:textId="77777777">
        <w:tc>
          <w:tcPr>
            <w:tcW w:w="2368" w:type="dxa"/>
            <w:tcMar>
              <w:top w:w="100" w:type="dxa"/>
              <w:left w:w="100" w:type="dxa"/>
              <w:bottom w:w="100" w:type="dxa"/>
              <w:right w:w="100" w:type="dxa"/>
            </w:tcMar>
          </w:tcPr>
          <w:p w14:paraId="153F4A4C" w14:textId="77777777" w:rsidR="00453C8C" w:rsidRDefault="006B10E1">
            <w:pPr>
              <w:widowControl w:val="0"/>
              <w:rPr>
                <w:sz w:val="32"/>
                <w:szCs w:val="32"/>
              </w:rPr>
            </w:pPr>
            <w:r>
              <w:rPr>
                <w:rFonts w:ascii="Calibri" w:eastAsia="Calibri" w:hAnsi="Calibri" w:cs="Calibri"/>
                <w:b/>
                <w:sz w:val="32"/>
                <w:szCs w:val="32"/>
              </w:rPr>
              <w:t>Eccezioni</w:t>
            </w:r>
          </w:p>
        </w:tc>
        <w:tc>
          <w:tcPr>
            <w:tcW w:w="6632" w:type="dxa"/>
            <w:tcMar>
              <w:top w:w="100" w:type="dxa"/>
              <w:left w:w="100" w:type="dxa"/>
              <w:bottom w:w="100" w:type="dxa"/>
              <w:right w:w="100" w:type="dxa"/>
            </w:tcMar>
          </w:tcPr>
          <w:p w14:paraId="3811F783" w14:textId="77777777" w:rsidR="00453C8C" w:rsidRDefault="00453C8C">
            <w:pPr>
              <w:widowControl w:val="0"/>
            </w:pPr>
          </w:p>
        </w:tc>
      </w:tr>
      <w:tr w:rsidR="00453C8C" w14:paraId="54C6D8E9" w14:textId="77777777">
        <w:tc>
          <w:tcPr>
            <w:tcW w:w="2368" w:type="dxa"/>
            <w:tcMar>
              <w:top w:w="100" w:type="dxa"/>
              <w:left w:w="100" w:type="dxa"/>
              <w:bottom w:w="100" w:type="dxa"/>
              <w:right w:w="100" w:type="dxa"/>
            </w:tcMar>
          </w:tcPr>
          <w:p w14:paraId="5A79AD71" w14:textId="77777777" w:rsidR="00453C8C" w:rsidRDefault="006B10E1">
            <w:pPr>
              <w:widowControl w:val="0"/>
              <w:rPr>
                <w:sz w:val="32"/>
                <w:szCs w:val="32"/>
              </w:rPr>
            </w:pPr>
            <w:r>
              <w:rPr>
                <w:rFonts w:ascii="Calibri" w:eastAsia="Calibri" w:hAnsi="Calibri" w:cs="Calibri"/>
                <w:b/>
                <w:sz w:val="32"/>
                <w:szCs w:val="32"/>
              </w:rPr>
              <w:t>Requisiti di qualità</w:t>
            </w:r>
          </w:p>
        </w:tc>
        <w:tc>
          <w:tcPr>
            <w:tcW w:w="6632" w:type="dxa"/>
            <w:tcMar>
              <w:top w:w="100" w:type="dxa"/>
              <w:left w:w="100" w:type="dxa"/>
              <w:bottom w:w="100" w:type="dxa"/>
              <w:right w:w="100" w:type="dxa"/>
            </w:tcMar>
          </w:tcPr>
          <w:p w14:paraId="08FFB4C7" w14:textId="77777777" w:rsidR="00453C8C" w:rsidRDefault="00453C8C">
            <w:pPr>
              <w:widowControl w:val="0"/>
            </w:pPr>
          </w:p>
        </w:tc>
      </w:tr>
    </w:tbl>
    <w:p w14:paraId="6B7C3956" w14:textId="77777777" w:rsidR="00453C8C" w:rsidRDefault="00453C8C"/>
    <w:p w14:paraId="17B07827" w14:textId="77777777" w:rsidR="00453C8C" w:rsidRDefault="00453C8C"/>
    <w:tbl>
      <w:tblPr>
        <w:tblStyle w:val="af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6490"/>
      </w:tblGrid>
      <w:tr w:rsidR="00453C8C" w14:paraId="34343E6F" w14:textId="77777777">
        <w:tc>
          <w:tcPr>
            <w:tcW w:w="2510" w:type="dxa"/>
            <w:tcMar>
              <w:top w:w="100" w:type="dxa"/>
              <w:left w:w="100" w:type="dxa"/>
              <w:bottom w:w="100" w:type="dxa"/>
              <w:right w:w="100" w:type="dxa"/>
            </w:tcMar>
          </w:tcPr>
          <w:p w14:paraId="67FE36D3" w14:textId="77777777" w:rsidR="00453C8C" w:rsidRDefault="006B10E1">
            <w:pPr>
              <w:widowControl w:val="0"/>
              <w:rPr>
                <w:sz w:val="32"/>
                <w:szCs w:val="32"/>
              </w:rPr>
            </w:pPr>
            <w:r>
              <w:rPr>
                <w:rFonts w:ascii="Calibri" w:eastAsia="Calibri" w:hAnsi="Calibri" w:cs="Calibri"/>
                <w:b/>
                <w:sz w:val="32"/>
                <w:szCs w:val="32"/>
              </w:rPr>
              <w:t>ID</w:t>
            </w:r>
          </w:p>
        </w:tc>
        <w:tc>
          <w:tcPr>
            <w:tcW w:w="6490" w:type="dxa"/>
            <w:tcMar>
              <w:top w:w="100" w:type="dxa"/>
              <w:left w:w="100" w:type="dxa"/>
              <w:bottom w:w="100" w:type="dxa"/>
              <w:right w:w="100" w:type="dxa"/>
            </w:tcMar>
          </w:tcPr>
          <w:p w14:paraId="1E8A2182" w14:textId="77777777" w:rsidR="00453C8C" w:rsidRDefault="006B10E1">
            <w:pPr>
              <w:widowControl w:val="0"/>
            </w:pPr>
            <w:r>
              <w:rPr>
                <w:rFonts w:ascii="Calibri" w:eastAsia="Calibri" w:hAnsi="Calibri" w:cs="Calibri"/>
                <w:sz w:val="28"/>
                <w:szCs w:val="28"/>
              </w:rPr>
              <w:t>UC_3.1</w:t>
            </w:r>
          </w:p>
        </w:tc>
      </w:tr>
      <w:tr w:rsidR="00453C8C" w14:paraId="4B3908CF" w14:textId="77777777">
        <w:tc>
          <w:tcPr>
            <w:tcW w:w="2510" w:type="dxa"/>
            <w:tcMar>
              <w:top w:w="100" w:type="dxa"/>
              <w:left w:w="100" w:type="dxa"/>
              <w:bottom w:w="100" w:type="dxa"/>
              <w:right w:w="100" w:type="dxa"/>
            </w:tcMar>
          </w:tcPr>
          <w:p w14:paraId="534C09BB" w14:textId="77777777" w:rsidR="00453C8C" w:rsidRDefault="006B10E1">
            <w:pPr>
              <w:widowControl w:val="0"/>
              <w:rPr>
                <w:sz w:val="32"/>
                <w:szCs w:val="32"/>
              </w:rPr>
            </w:pPr>
            <w:r>
              <w:rPr>
                <w:rFonts w:ascii="Calibri" w:eastAsia="Calibri" w:hAnsi="Calibri" w:cs="Calibri"/>
                <w:b/>
                <w:sz w:val="32"/>
                <w:szCs w:val="32"/>
              </w:rPr>
              <w:t>Nome Use Case</w:t>
            </w:r>
          </w:p>
        </w:tc>
        <w:tc>
          <w:tcPr>
            <w:tcW w:w="6490" w:type="dxa"/>
            <w:tcMar>
              <w:top w:w="100" w:type="dxa"/>
              <w:left w:w="100" w:type="dxa"/>
              <w:bottom w:w="100" w:type="dxa"/>
              <w:right w:w="100" w:type="dxa"/>
            </w:tcMar>
          </w:tcPr>
          <w:p w14:paraId="271E29DF" w14:textId="77777777" w:rsidR="00453C8C" w:rsidRDefault="006B10E1">
            <w:pPr>
              <w:widowControl w:val="0"/>
            </w:pPr>
            <w:r>
              <w:rPr>
                <w:rFonts w:ascii="Calibri" w:eastAsia="Calibri" w:hAnsi="Calibri" w:cs="Calibri"/>
                <w:sz w:val="28"/>
                <w:szCs w:val="28"/>
              </w:rPr>
              <w:t>VisualizzazioneGuidaGioco</w:t>
            </w:r>
          </w:p>
        </w:tc>
      </w:tr>
      <w:tr w:rsidR="00453C8C" w14:paraId="7F35336F" w14:textId="77777777">
        <w:tc>
          <w:tcPr>
            <w:tcW w:w="2510" w:type="dxa"/>
            <w:tcMar>
              <w:top w:w="100" w:type="dxa"/>
              <w:left w:w="100" w:type="dxa"/>
              <w:bottom w:w="100" w:type="dxa"/>
              <w:right w:w="100" w:type="dxa"/>
            </w:tcMar>
          </w:tcPr>
          <w:p w14:paraId="6613BAE6" w14:textId="77777777" w:rsidR="00453C8C" w:rsidRDefault="006B10E1">
            <w:pPr>
              <w:widowControl w:val="0"/>
              <w:rPr>
                <w:sz w:val="32"/>
                <w:szCs w:val="32"/>
              </w:rPr>
            </w:pPr>
            <w:r>
              <w:rPr>
                <w:rFonts w:ascii="Calibri" w:eastAsia="Calibri" w:hAnsi="Calibri" w:cs="Calibri"/>
                <w:b/>
                <w:sz w:val="32"/>
                <w:szCs w:val="32"/>
              </w:rPr>
              <w:t>Partecipanti</w:t>
            </w:r>
          </w:p>
        </w:tc>
        <w:tc>
          <w:tcPr>
            <w:tcW w:w="6490" w:type="dxa"/>
            <w:tcMar>
              <w:top w:w="100" w:type="dxa"/>
              <w:left w:w="100" w:type="dxa"/>
              <w:bottom w:w="100" w:type="dxa"/>
              <w:right w:w="100" w:type="dxa"/>
            </w:tcMar>
          </w:tcPr>
          <w:p w14:paraId="1DF5F142" w14:textId="77777777" w:rsidR="00453C8C" w:rsidRDefault="006B10E1">
            <w:pPr>
              <w:widowControl w:val="0"/>
            </w:pPr>
            <w:r>
              <w:rPr>
                <w:rFonts w:ascii="Calibri" w:eastAsia="Calibri" w:hAnsi="Calibri" w:cs="Calibri"/>
                <w:sz w:val="28"/>
                <w:szCs w:val="28"/>
              </w:rPr>
              <w:t>Utente e Amministratore</w:t>
            </w:r>
          </w:p>
        </w:tc>
      </w:tr>
      <w:tr w:rsidR="00453C8C" w14:paraId="65F1FA29" w14:textId="77777777">
        <w:tc>
          <w:tcPr>
            <w:tcW w:w="2510" w:type="dxa"/>
            <w:tcMar>
              <w:top w:w="100" w:type="dxa"/>
              <w:left w:w="100" w:type="dxa"/>
              <w:bottom w:w="100" w:type="dxa"/>
              <w:right w:w="100" w:type="dxa"/>
            </w:tcMar>
          </w:tcPr>
          <w:p w14:paraId="37032DF3" w14:textId="77777777" w:rsidR="00453C8C" w:rsidRDefault="006B10E1">
            <w:pPr>
              <w:widowControl w:val="0"/>
              <w:rPr>
                <w:sz w:val="32"/>
                <w:szCs w:val="32"/>
              </w:rPr>
            </w:pPr>
            <w:r>
              <w:rPr>
                <w:rFonts w:ascii="Calibri" w:eastAsia="Calibri" w:hAnsi="Calibri" w:cs="Calibri"/>
                <w:b/>
                <w:sz w:val="32"/>
                <w:szCs w:val="32"/>
              </w:rPr>
              <w:t>Condizione di Ingresso</w:t>
            </w:r>
          </w:p>
        </w:tc>
        <w:tc>
          <w:tcPr>
            <w:tcW w:w="6490" w:type="dxa"/>
            <w:tcMar>
              <w:top w:w="100" w:type="dxa"/>
              <w:left w:w="100" w:type="dxa"/>
              <w:bottom w:w="100" w:type="dxa"/>
              <w:right w:w="100" w:type="dxa"/>
            </w:tcMar>
          </w:tcPr>
          <w:p w14:paraId="10068A3D" w14:textId="77777777" w:rsidR="00453C8C" w:rsidRDefault="006B10E1">
            <w:pPr>
              <w:widowControl w:val="0"/>
            </w:pPr>
            <w:r>
              <w:rPr>
                <w:rFonts w:ascii="Calibri" w:eastAsia="Calibri" w:hAnsi="Calibri" w:cs="Calibri"/>
                <w:sz w:val="28"/>
                <w:szCs w:val="28"/>
              </w:rPr>
              <w:t>L’utente prima di iniziare a giocare, visualizza la guida inerente al gioco.</w:t>
            </w:r>
          </w:p>
        </w:tc>
      </w:tr>
      <w:tr w:rsidR="00453C8C" w14:paraId="07AF9966" w14:textId="77777777">
        <w:tc>
          <w:tcPr>
            <w:tcW w:w="2510" w:type="dxa"/>
            <w:tcMar>
              <w:top w:w="100" w:type="dxa"/>
              <w:left w:w="100" w:type="dxa"/>
              <w:bottom w:w="100" w:type="dxa"/>
              <w:right w:w="100" w:type="dxa"/>
            </w:tcMar>
          </w:tcPr>
          <w:p w14:paraId="0F16D2FC" w14:textId="77777777" w:rsidR="00453C8C" w:rsidRDefault="006B10E1">
            <w:pPr>
              <w:widowControl w:val="0"/>
              <w:rPr>
                <w:sz w:val="32"/>
                <w:szCs w:val="32"/>
              </w:rPr>
            </w:pPr>
            <w:r>
              <w:rPr>
                <w:rFonts w:ascii="Calibri" w:eastAsia="Calibri" w:hAnsi="Calibri" w:cs="Calibri"/>
                <w:b/>
                <w:sz w:val="32"/>
                <w:szCs w:val="32"/>
              </w:rPr>
              <w:t>Flusso di Eventi</w:t>
            </w:r>
          </w:p>
        </w:tc>
        <w:tc>
          <w:tcPr>
            <w:tcW w:w="6490" w:type="dxa"/>
            <w:tcMar>
              <w:top w:w="100" w:type="dxa"/>
              <w:left w:w="100" w:type="dxa"/>
              <w:bottom w:w="100" w:type="dxa"/>
              <w:right w:w="100" w:type="dxa"/>
            </w:tcMar>
          </w:tcPr>
          <w:p w14:paraId="79A8CA16" w14:textId="77777777" w:rsidR="00453C8C" w:rsidRDefault="00453C8C">
            <w:pPr>
              <w:widowControl w:val="0"/>
              <w:spacing w:line="276" w:lineRule="auto"/>
              <w:rPr>
                <w:sz w:val="32"/>
                <w:szCs w:val="32"/>
              </w:rPr>
            </w:pPr>
          </w:p>
          <w:tbl>
            <w:tblPr>
              <w:tblStyle w:val="af9"/>
              <w:tblW w:w="6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1"/>
              <w:gridCol w:w="3933"/>
            </w:tblGrid>
            <w:tr w:rsidR="00453C8C" w14:paraId="600CFF84" w14:textId="77777777">
              <w:tc>
                <w:tcPr>
                  <w:tcW w:w="2341" w:type="dxa"/>
                </w:tcPr>
                <w:p w14:paraId="5B5DA534" w14:textId="77777777" w:rsidR="00453C8C" w:rsidRDefault="006B10E1">
                  <w:pPr>
                    <w:widowControl w:val="0"/>
                  </w:pPr>
                  <w:r>
                    <w:rPr>
                      <w:rFonts w:ascii="Calibri" w:eastAsia="Calibri" w:hAnsi="Calibri" w:cs="Calibri"/>
                      <w:sz w:val="28"/>
                      <w:szCs w:val="28"/>
                    </w:rPr>
                    <w:t xml:space="preserve">    Utente/</w:t>
                  </w:r>
                </w:p>
                <w:p w14:paraId="3297956E"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 xml:space="preserve">Amministratore                       </w:t>
                  </w:r>
                </w:p>
              </w:tc>
              <w:tc>
                <w:tcPr>
                  <w:tcW w:w="3933" w:type="dxa"/>
                </w:tcPr>
                <w:p w14:paraId="7C4C791F" w14:textId="77777777" w:rsidR="00453C8C" w:rsidRDefault="006B10E1">
                  <w:pPr>
                    <w:widowControl w:val="0"/>
                  </w:pPr>
                  <w:r>
                    <w:rPr>
                      <w:rFonts w:ascii="Calibri" w:eastAsia="Calibri" w:hAnsi="Calibri" w:cs="Calibri"/>
                      <w:sz w:val="28"/>
                      <w:szCs w:val="28"/>
                    </w:rPr>
                    <w:t>Sistema</w:t>
                  </w:r>
                </w:p>
                <w:p w14:paraId="1CCF8423" w14:textId="77777777" w:rsidR="00453C8C" w:rsidRDefault="00453C8C">
                  <w:pPr>
                    <w:widowControl w:val="0"/>
                    <w:rPr>
                      <w:rFonts w:ascii="Calibri" w:eastAsia="Calibri" w:hAnsi="Calibri" w:cs="Calibri"/>
                      <w:sz w:val="28"/>
                      <w:szCs w:val="28"/>
                    </w:rPr>
                  </w:pPr>
                </w:p>
              </w:tc>
            </w:tr>
            <w:tr w:rsidR="00453C8C" w14:paraId="2B68E72B" w14:textId="77777777">
              <w:tc>
                <w:tcPr>
                  <w:tcW w:w="2341" w:type="dxa"/>
                </w:tcPr>
                <w:p w14:paraId="6DB34BC2" w14:textId="77777777" w:rsidR="00453C8C" w:rsidRDefault="00453C8C">
                  <w:pPr>
                    <w:widowControl w:val="0"/>
                    <w:rPr>
                      <w:rFonts w:ascii="Calibri" w:eastAsia="Calibri" w:hAnsi="Calibri" w:cs="Calibri"/>
                      <w:sz w:val="28"/>
                      <w:szCs w:val="28"/>
                    </w:rPr>
                  </w:pPr>
                </w:p>
              </w:tc>
              <w:tc>
                <w:tcPr>
                  <w:tcW w:w="3933" w:type="dxa"/>
                </w:tcPr>
                <w:p w14:paraId="126E4565"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Il sistema al primo avvio</w:t>
                  </w:r>
                  <w:r>
                    <w:t xml:space="preserve"> </w:t>
                  </w:r>
                  <w:r>
                    <w:rPr>
                      <w:rFonts w:ascii="Calibri" w:eastAsia="Calibri" w:hAnsi="Calibri" w:cs="Calibri"/>
                      <w:sz w:val="28"/>
                      <w:szCs w:val="28"/>
                    </w:rPr>
                    <w:t>del gioco mostra la schermata del gioco e un pulsante “guida gioco”.</w:t>
                  </w:r>
                </w:p>
              </w:tc>
            </w:tr>
            <w:tr w:rsidR="00453C8C" w14:paraId="0FBDF5B5" w14:textId="77777777">
              <w:tc>
                <w:tcPr>
                  <w:tcW w:w="2341" w:type="dxa"/>
                </w:tcPr>
                <w:p w14:paraId="72792E4A" w14:textId="77777777" w:rsidR="00453C8C" w:rsidRDefault="006B10E1">
                  <w:pPr>
                    <w:widowControl w:val="0"/>
                  </w:pPr>
                  <w:r>
                    <w:rPr>
                      <w:rFonts w:ascii="Calibri" w:eastAsia="Calibri" w:hAnsi="Calibri" w:cs="Calibri"/>
                      <w:sz w:val="28"/>
                      <w:szCs w:val="28"/>
                    </w:rPr>
                    <w:t>L’utente clicca</w:t>
                  </w:r>
                </w:p>
                <w:p w14:paraId="2DF1CCA3" w14:textId="77777777" w:rsidR="00453C8C" w:rsidRDefault="006B10E1">
                  <w:pPr>
                    <w:widowControl w:val="0"/>
                  </w:pPr>
                  <w:r>
                    <w:rPr>
                      <w:rFonts w:ascii="Calibri" w:eastAsia="Calibri" w:hAnsi="Calibri" w:cs="Calibri"/>
                      <w:sz w:val="28"/>
                      <w:szCs w:val="28"/>
                    </w:rPr>
                    <w:t>sull’icona “guida gioco” per visualizzare le</w:t>
                  </w:r>
                </w:p>
                <w:p w14:paraId="30445784"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 xml:space="preserve">funzionalità del gioco. </w:t>
                  </w:r>
                </w:p>
              </w:tc>
              <w:tc>
                <w:tcPr>
                  <w:tcW w:w="3933" w:type="dxa"/>
                </w:tcPr>
                <w:p w14:paraId="48DE35AC" w14:textId="77777777" w:rsidR="00453C8C" w:rsidRDefault="00453C8C">
                  <w:pPr>
                    <w:widowControl w:val="0"/>
                    <w:rPr>
                      <w:rFonts w:ascii="Calibri" w:eastAsia="Calibri" w:hAnsi="Calibri" w:cs="Calibri"/>
                      <w:sz w:val="28"/>
                      <w:szCs w:val="28"/>
                    </w:rPr>
                  </w:pPr>
                </w:p>
              </w:tc>
            </w:tr>
            <w:tr w:rsidR="00453C8C" w14:paraId="1969B160" w14:textId="77777777">
              <w:tc>
                <w:tcPr>
                  <w:tcW w:w="2341" w:type="dxa"/>
                </w:tcPr>
                <w:p w14:paraId="0587DBA7" w14:textId="77777777" w:rsidR="00453C8C" w:rsidRDefault="00453C8C">
                  <w:pPr>
                    <w:widowControl w:val="0"/>
                    <w:rPr>
                      <w:rFonts w:ascii="Calibri" w:eastAsia="Calibri" w:hAnsi="Calibri" w:cs="Calibri"/>
                      <w:sz w:val="28"/>
                      <w:szCs w:val="28"/>
                    </w:rPr>
                  </w:pPr>
                </w:p>
              </w:tc>
              <w:tc>
                <w:tcPr>
                  <w:tcW w:w="3933" w:type="dxa"/>
                </w:tcPr>
                <w:p w14:paraId="4802404D"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Il sistema reindirizza l’utente alla pagina della guida del gioco.</w:t>
                  </w:r>
                </w:p>
              </w:tc>
            </w:tr>
          </w:tbl>
          <w:p w14:paraId="06C67CD5" w14:textId="77777777" w:rsidR="00453C8C" w:rsidRDefault="00453C8C">
            <w:pPr>
              <w:widowControl w:val="0"/>
              <w:rPr>
                <w:rFonts w:ascii="Calibri" w:eastAsia="Calibri" w:hAnsi="Calibri" w:cs="Calibri"/>
                <w:sz w:val="28"/>
                <w:szCs w:val="28"/>
              </w:rPr>
            </w:pPr>
          </w:p>
        </w:tc>
      </w:tr>
      <w:tr w:rsidR="00453C8C" w14:paraId="5022AAA2" w14:textId="77777777">
        <w:tc>
          <w:tcPr>
            <w:tcW w:w="2510" w:type="dxa"/>
            <w:tcMar>
              <w:top w:w="100" w:type="dxa"/>
              <w:left w:w="100" w:type="dxa"/>
              <w:bottom w:w="100" w:type="dxa"/>
              <w:right w:w="100" w:type="dxa"/>
            </w:tcMar>
          </w:tcPr>
          <w:p w14:paraId="769CA35C" w14:textId="77777777" w:rsidR="00453C8C" w:rsidRDefault="006B10E1">
            <w:pPr>
              <w:widowControl w:val="0"/>
              <w:rPr>
                <w:sz w:val="32"/>
                <w:szCs w:val="32"/>
              </w:rPr>
            </w:pPr>
            <w:r>
              <w:rPr>
                <w:rFonts w:ascii="Calibri" w:eastAsia="Calibri" w:hAnsi="Calibri" w:cs="Calibri"/>
                <w:b/>
                <w:sz w:val="32"/>
                <w:szCs w:val="32"/>
              </w:rPr>
              <w:lastRenderedPageBreak/>
              <w:t>Condizione d’uscita</w:t>
            </w:r>
          </w:p>
        </w:tc>
        <w:tc>
          <w:tcPr>
            <w:tcW w:w="6490" w:type="dxa"/>
            <w:tcMar>
              <w:top w:w="100" w:type="dxa"/>
              <w:left w:w="100" w:type="dxa"/>
              <w:bottom w:w="100" w:type="dxa"/>
              <w:right w:w="100" w:type="dxa"/>
            </w:tcMar>
          </w:tcPr>
          <w:p w14:paraId="7234014C" w14:textId="77777777" w:rsidR="00453C8C" w:rsidRDefault="006B10E1">
            <w:pPr>
              <w:widowControl w:val="0"/>
            </w:pPr>
            <w:r>
              <w:rPr>
                <w:rFonts w:ascii="Calibri" w:eastAsia="Calibri" w:hAnsi="Calibri" w:cs="Calibri"/>
                <w:sz w:val="28"/>
                <w:szCs w:val="28"/>
              </w:rPr>
              <w:t>L’utente ha letto la guida del gioco, ed è pronto a giocare.</w:t>
            </w:r>
          </w:p>
        </w:tc>
      </w:tr>
      <w:tr w:rsidR="00453C8C" w14:paraId="56F72D89" w14:textId="77777777">
        <w:tc>
          <w:tcPr>
            <w:tcW w:w="2510" w:type="dxa"/>
            <w:tcMar>
              <w:top w:w="100" w:type="dxa"/>
              <w:left w:w="100" w:type="dxa"/>
              <w:bottom w:w="100" w:type="dxa"/>
              <w:right w:w="100" w:type="dxa"/>
            </w:tcMar>
          </w:tcPr>
          <w:p w14:paraId="5CF8E397" w14:textId="77777777" w:rsidR="00453C8C" w:rsidRDefault="006B10E1">
            <w:pPr>
              <w:widowControl w:val="0"/>
              <w:rPr>
                <w:sz w:val="32"/>
                <w:szCs w:val="32"/>
              </w:rPr>
            </w:pPr>
            <w:r>
              <w:rPr>
                <w:rFonts w:ascii="Calibri" w:eastAsia="Calibri" w:hAnsi="Calibri" w:cs="Calibri"/>
                <w:b/>
                <w:sz w:val="32"/>
                <w:szCs w:val="32"/>
              </w:rPr>
              <w:t>Eccezioni</w:t>
            </w:r>
          </w:p>
        </w:tc>
        <w:tc>
          <w:tcPr>
            <w:tcW w:w="6490" w:type="dxa"/>
            <w:tcMar>
              <w:top w:w="100" w:type="dxa"/>
              <w:left w:w="100" w:type="dxa"/>
              <w:bottom w:w="100" w:type="dxa"/>
              <w:right w:w="100" w:type="dxa"/>
            </w:tcMar>
          </w:tcPr>
          <w:p w14:paraId="533FF06B" w14:textId="77777777" w:rsidR="00453C8C" w:rsidRDefault="00453C8C">
            <w:pPr>
              <w:widowControl w:val="0"/>
            </w:pPr>
          </w:p>
        </w:tc>
      </w:tr>
      <w:tr w:rsidR="00453C8C" w14:paraId="2058F1BF" w14:textId="77777777">
        <w:tc>
          <w:tcPr>
            <w:tcW w:w="2510" w:type="dxa"/>
            <w:tcMar>
              <w:top w:w="100" w:type="dxa"/>
              <w:left w:w="100" w:type="dxa"/>
              <w:bottom w:w="100" w:type="dxa"/>
              <w:right w:w="100" w:type="dxa"/>
            </w:tcMar>
          </w:tcPr>
          <w:p w14:paraId="639AB37D" w14:textId="77777777" w:rsidR="00453C8C" w:rsidRDefault="006B10E1">
            <w:pPr>
              <w:widowControl w:val="0"/>
              <w:rPr>
                <w:sz w:val="32"/>
                <w:szCs w:val="32"/>
              </w:rPr>
            </w:pPr>
            <w:r>
              <w:rPr>
                <w:rFonts w:ascii="Calibri" w:eastAsia="Calibri" w:hAnsi="Calibri" w:cs="Calibri"/>
                <w:b/>
                <w:sz w:val="32"/>
                <w:szCs w:val="32"/>
              </w:rPr>
              <w:t>Requisiti di qualità</w:t>
            </w:r>
          </w:p>
        </w:tc>
        <w:tc>
          <w:tcPr>
            <w:tcW w:w="6490" w:type="dxa"/>
            <w:tcMar>
              <w:top w:w="100" w:type="dxa"/>
              <w:left w:w="100" w:type="dxa"/>
              <w:bottom w:w="100" w:type="dxa"/>
              <w:right w:w="100" w:type="dxa"/>
            </w:tcMar>
          </w:tcPr>
          <w:p w14:paraId="40E4B0A1" w14:textId="77777777" w:rsidR="00453C8C" w:rsidRDefault="00453C8C">
            <w:pPr>
              <w:widowControl w:val="0"/>
            </w:pPr>
          </w:p>
        </w:tc>
      </w:tr>
    </w:tbl>
    <w:p w14:paraId="0F3EFD63" w14:textId="77777777" w:rsidR="00453C8C" w:rsidRDefault="00453C8C"/>
    <w:p w14:paraId="7E8B8000" w14:textId="77777777" w:rsidR="00453C8C" w:rsidRDefault="00453C8C">
      <w:pPr>
        <w:rPr>
          <w:rFonts w:ascii="Calibri" w:eastAsia="Calibri" w:hAnsi="Calibri" w:cs="Calibri"/>
          <w:b/>
          <w:sz w:val="36"/>
          <w:szCs w:val="36"/>
        </w:rPr>
      </w:pPr>
    </w:p>
    <w:p w14:paraId="48BA7350" w14:textId="77777777" w:rsidR="00453C8C" w:rsidRDefault="006B10E1">
      <w:pPr>
        <w:keepNext/>
        <w:numPr>
          <w:ilvl w:val="3"/>
          <w:numId w:val="10"/>
        </w:numPr>
        <w:spacing w:after="160" w:line="252" w:lineRule="auto"/>
        <w:ind w:firstLine="1695"/>
        <w:contextualSpacing/>
        <w:rPr>
          <w:rFonts w:ascii="Calibri" w:eastAsia="Calibri" w:hAnsi="Calibri" w:cs="Calibri"/>
        </w:rPr>
      </w:pPr>
      <w:r>
        <w:rPr>
          <w:rFonts w:ascii="Calibri" w:eastAsia="Calibri" w:hAnsi="Calibri" w:cs="Calibri"/>
          <w:b/>
          <w:sz w:val="36"/>
          <w:szCs w:val="36"/>
        </w:rPr>
        <w:t>Gestione giochi :</w:t>
      </w:r>
    </w:p>
    <w:p w14:paraId="33E6B2E2" w14:textId="77777777" w:rsidR="00453C8C" w:rsidRDefault="006B10E1">
      <w:r>
        <w:rPr>
          <w:noProof/>
        </w:rPr>
        <w:drawing>
          <wp:inline distT="114300" distB="114300" distL="114300" distR="114300" wp14:anchorId="5D0525D8" wp14:editId="2989A4BD">
            <wp:extent cx="5731200" cy="2870200"/>
            <wp:effectExtent l="0" t="0" r="0" b="0"/>
            <wp:docPr id="23" name="image53.png" descr="gestione giochi.png"/>
            <wp:cNvGraphicFramePr/>
            <a:graphic xmlns:a="http://schemas.openxmlformats.org/drawingml/2006/main">
              <a:graphicData uri="http://schemas.openxmlformats.org/drawingml/2006/picture">
                <pic:pic xmlns:pic="http://schemas.openxmlformats.org/drawingml/2006/picture">
                  <pic:nvPicPr>
                    <pic:cNvPr id="0" name="image53.png" descr="gestione giochi.png"/>
                    <pic:cNvPicPr preferRelativeResize="0"/>
                  </pic:nvPicPr>
                  <pic:blipFill>
                    <a:blip r:embed="rId13"/>
                    <a:srcRect/>
                    <a:stretch>
                      <a:fillRect/>
                    </a:stretch>
                  </pic:blipFill>
                  <pic:spPr>
                    <a:xfrm>
                      <a:off x="0" y="0"/>
                      <a:ext cx="5731200" cy="2870200"/>
                    </a:xfrm>
                    <a:prstGeom prst="rect">
                      <a:avLst/>
                    </a:prstGeom>
                    <a:ln/>
                  </pic:spPr>
                </pic:pic>
              </a:graphicData>
            </a:graphic>
          </wp:inline>
        </w:drawing>
      </w:r>
    </w:p>
    <w:p w14:paraId="34695461" w14:textId="77777777" w:rsidR="00453C8C" w:rsidRDefault="00453C8C"/>
    <w:tbl>
      <w:tblPr>
        <w:tblStyle w:val="afc"/>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8"/>
        <w:gridCol w:w="6632"/>
      </w:tblGrid>
      <w:tr w:rsidR="00453C8C" w14:paraId="616EB89B" w14:textId="77777777">
        <w:trPr>
          <w:trHeight w:val="320"/>
        </w:trPr>
        <w:tc>
          <w:tcPr>
            <w:tcW w:w="2368" w:type="dxa"/>
            <w:tcMar>
              <w:top w:w="100" w:type="dxa"/>
              <w:left w:w="100" w:type="dxa"/>
              <w:bottom w:w="100" w:type="dxa"/>
              <w:right w:w="100" w:type="dxa"/>
            </w:tcMar>
          </w:tcPr>
          <w:p w14:paraId="47D6E3A1" w14:textId="77777777" w:rsidR="00453C8C" w:rsidRDefault="006B10E1">
            <w:pPr>
              <w:widowControl w:val="0"/>
              <w:rPr>
                <w:sz w:val="32"/>
                <w:szCs w:val="32"/>
              </w:rPr>
            </w:pPr>
            <w:r>
              <w:rPr>
                <w:rFonts w:ascii="Calibri" w:eastAsia="Calibri" w:hAnsi="Calibri" w:cs="Calibri"/>
                <w:b/>
                <w:sz w:val="32"/>
                <w:szCs w:val="32"/>
              </w:rPr>
              <w:t>ID</w:t>
            </w:r>
          </w:p>
        </w:tc>
        <w:tc>
          <w:tcPr>
            <w:tcW w:w="6632" w:type="dxa"/>
            <w:tcMar>
              <w:top w:w="100" w:type="dxa"/>
              <w:left w:w="100" w:type="dxa"/>
              <w:bottom w:w="100" w:type="dxa"/>
              <w:right w:w="100" w:type="dxa"/>
            </w:tcMar>
          </w:tcPr>
          <w:p w14:paraId="19E781E4" w14:textId="77777777" w:rsidR="00453C8C" w:rsidRDefault="006B10E1">
            <w:pPr>
              <w:widowControl w:val="0"/>
            </w:pPr>
            <w:r>
              <w:rPr>
                <w:rFonts w:ascii="Calibri" w:eastAsia="Calibri" w:hAnsi="Calibri" w:cs="Calibri"/>
                <w:sz w:val="28"/>
                <w:szCs w:val="28"/>
              </w:rPr>
              <w:t>UC_4.0</w:t>
            </w:r>
          </w:p>
        </w:tc>
      </w:tr>
      <w:tr w:rsidR="00453C8C" w14:paraId="523A8CE6" w14:textId="77777777">
        <w:tc>
          <w:tcPr>
            <w:tcW w:w="2368" w:type="dxa"/>
            <w:tcMar>
              <w:top w:w="100" w:type="dxa"/>
              <w:left w:w="100" w:type="dxa"/>
              <w:bottom w:w="100" w:type="dxa"/>
              <w:right w:w="100" w:type="dxa"/>
            </w:tcMar>
          </w:tcPr>
          <w:p w14:paraId="6FACF5A9" w14:textId="77777777" w:rsidR="00453C8C" w:rsidRDefault="006B10E1">
            <w:pPr>
              <w:widowControl w:val="0"/>
              <w:rPr>
                <w:sz w:val="32"/>
                <w:szCs w:val="32"/>
              </w:rPr>
            </w:pPr>
            <w:r>
              <w:rPr>
                <w:rFonts w:ascii="Calibri" w:eastAsia="Calibri" w:hAnsi="Calibri" w:cs="Calibri"/>
                <w:b/>
                <w:sz w:val="32"/>
                <w:szCs w:val="32"/>
              </w:rPr>
              <w:t>Nome Use Case</w:t>
            </w:r>
          </w:p>
        </w:tc>
        <w:tc>
          <w:tcPr>
            <w:tcW w:w="6632" w:type="dxa"/>
            <w:tcMar>
              <w:top w:w="100" w:type="dxa"/>
              <w:left w:w="100" w:type="dxa"/>
              <w:bottom w:w="100" w:type="dxa"/>
              <w:right w:w="100" w:type="dxa"/>
            </w:tcMar>
          </w:tcPr>
          <w:p w14:paraId="59594F0D" w14:textId="77777777" w:rsidR="00453C8C" w:rsidRDefault="006B10E1">
            <w:pPr>
              <w:widowControl w:val="0"/>
            </w:pPr>
            <w:r>
              <w:rPr>
                <w:rFonts w:ascii="Calibri" w:eastAsia="Calibri" w:hAnsi="Calibri" w:cs="Calibri"/>
                <w:sz w:val="28"/>
                <w:szCs w:val="28"/>
              </w:rPr>
              <w:t>VisualizzaGioco</w:t>
            </w:r>
          </w:p>
        </w:tc>
      </w:tr>
      <w:tr w:rsidR="00453C8C" w14:paraId="53B9FD81" w14:textId="77777777">
        <w:tc>
          <w:tcPr>
            <w:tcW w:w="2368" w:type="dxa"/>
            <w:tcMar>
              <w:top w:w="100" w:type="dxa"/>
              <w:left w:w="100" w:type="dxa"/>
              <w:bottom w:w="100" w:type="dxa"/>
              <w:right w:w="100" w:type="dxa"/>
            </w:tcMar>
          </w:tcPr>
          <w:p w14:paraId="2B3C31F7" w14:textId="77777777" w:rsidR="00453C8C" w:rsidRDefault="006B10E1">
            <w:pPr>
              <w:widowControl w:val="0"/>
              <w:rPr>
                <w:sz w:val="32"/>
                <w:szCs w:val="32"/>
              </w:rPr>
            </w:pPr>
            <w:r>
              <w:rPr>
                <w:rFonts w:ascii="Calibri" w:eastAsia="Calibri" w:hAnsi="Calibri" w:cs="Calibri"/>
                <w:b/>
                <w:sz w:val="32"/>
                <w:szCs w:val="32"/>
              </w:rPr>
              <w:t>Partecipanti</w:t>
            </w:r>
          </w:p>
        </w:tc>
        <w:tc>
          <w:tcPr>
            <w:tcW w:w="6632" w:type="dxa"/>
            <w:tcMar>
              <w:top w:w="100" w:type="dxa"/>
              <w:left w:w="100" w:type="dxa"/>
              <w:bottom w:w="100" w:type="dxa"/>
              <w:right w:w="100" w:type="dxa"/>
            </w:tcMar>
          </w:tcPr>
          <w:p w14:paraId="3F55A57A" w14:textId="77777777" w:rsidR="00453C8C" w:rsidRDefault="006B10E1">
            <w:pPr>
              <w:widowControl w:val="0"/>
            </w:pPr>
            <w:r>
              <w:rPr>
                <w:rFonts w:ascii="Calibri" w:eastAsia="Calibri" w:hAnsi="Calibri" w:cs="Calibri"/>
                <w:sz w:val="28"/>
                <w:szCs w:val="28"/>
              </w:rPr>
              <w:t xml:space="preserve">Utente </w:t>
            </w:r>
          </w:p>
        </w:tc>
      </w:tr>
      <w:tr w:rsidR="00453C8C" w14:paraId="556C18CD" w14:textId="77777777">
        <w:trPr>
          <w:trHeight w:val="780"/>
        </w:trPr>
        <w:tc>
          <w:tcPr>
            <w:tcW w:w="2368" w:type="dxa"/>
            <w:tcMar>
              <w:top w:w="100" w:type="dxa"/>
              <w:left w:w="100" w:type="dxa"/>
              <w:bottom w:w="100" w:type="dxa"/>
              <w:right w:w="100" w:type="dxa"/>
            </w:tcMar>
          </w:tcPr>
          <w:p w14:paraId="213F22F2" w14:textId="77777777" w:rsidR="00453C8C" w:rsidRDefault="006B10E1">
            <w:pPr>
              <w:widowControl w:val="0"/>
              <w:rPr>
                <w:sz w:val="32"/>
                <w:szCs w:val="32"/>
              </w:rPr>
            </w:pPr>
            <w:r>
              <w:rPr>
                <w:rFonts w:ascii="Calibri" w:eastAsia="Calibri" w:hAnsi="Calibri" w:cs="Calibri"/>
                <w:b/>
                <w:sz w:val="32"/>
                <w:szCs w:val="32"/>
              </w:rPr>
              <w:t>Condizione di Ingresso</w:t>
            </w:r>
          </w:p>
        </w:tc>
        <w:tc>
          <w:tcPr>
            <w:tcW w:w="6632" w:type="dxa"/>
            <w:tcMar>
              <w:top w:w="100" w:type="dxa"/>
              <w:left w:w="100" w:type="dxa"/>
              <w:bottom w:w="100" w:type="dxa"/>
              <w:right w:w="100" w:type="dxa"/>
            </w:tcMar>
          </w:tcPr>
          <w:p w14:paraId="0E2C52AB" w14:textId="77777777" w:rsidR="00453C8C" w:rsidRDefault="006B10E1">
            <w:pPr>
              <w:widowControl w:val="0"/>
            </w:pPr>
            <w:r>
              <w:rPr>
                <w:rFonts w:ascii="Calibri" w:eastAsia="Calibri" w:hAnsi="Calibri" w:cs="Calibri"/>
                <w:sz w:val="28"/>
                <w:szCs w:val="28"/>
              </w:rPr>
              <w:t>L’utente accede alla lista dei giochi del sistema.</w:t>
            </w:r>
          </w:p>
        </w:tc>
      </w:tr>
      <w:tr w:rsidR="00453C8C" w14:paraId="5FB91E76" w14:textId="77777777">
        <w:tc>
          <w:tcPr>
            <w:tcW w:w="2368" w:type="dxa"/>
            <w:tcMar>
              <w:top w:w="100" w:type="dxa"/>
              <w:left w:w="100" w:type="dxa"/>
              <w:bottom w:w="100" w:type="dxa"/>
              <w:right w:w="100" w:type="dxa"/>
            </w:tcMar>
          </w:tcPr>
          <w:p w14:paraId="2F005088" w14:textId="77777777" w:rsidR="00453C8C" w:rsidRDefault="006B10E1">
            <w:pPr>
              <w:widowControl w:val="0"/>
              <w:rPr>
                <w:sz w:val="32"/>
                <w:szCs w:val="32"/>
              </w:rPr>
            </w:pPr>
            <w:r>
              <w:rPr>
                <w:rFonts w:ascii="Calibri" w:eastAsia="Calibri" w:hAnsi="Calibri" w:cs="Calibri"/>
                <w:b/>
                <w:sz w:val="32"/>
                <w:szCs w:val="32"/>
              </w:rPr>
              <w:t>Flusso di Eventi</w:t>
            </w:r>
          </w:p>
        </w:tc>
        <w:tc>
          <w:tcPr>
            <w:tcW w:w="6632" w:type="dxa"/>
            <w:tcMar>
              <w:top w:w="100" w:type="dxa"/>
              <w:left w:w="100" w:type="dxa"/>
              <w:bottom w:w="100" w:type="dxa"/>
              <w:right w:w="100" w:type="dxa"/>
            </w:tcMar>
          </w:tcPr>
          <w:p w14:paraId="3A1E4600" w14:textId="77777777" w:rsidR="00453C8C" w:rsidRDefault="00453C8C">
            <w:pPr>
              <w:widowControl w:val="0"/>
              <w:spacing w:line="276" w:lineRule="auto"/>
              <w:rPr>
                <w:sz w:val="32"/>
                <w:szCs w:val="32"/>
              </w:rPr>
            </w:pPr>
          </w:p>
          <w:tbl>
            <w:tblPr>
              <w:tblStyle w:val="afb"/>
              <w:tblW w:w="6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4393"/>
            </w:tblGrid>
            <w:tr w:rsidR="00453C8C" w14:paraId="359CFDA3" w14:textId="77777777">
              <w:tc>
                <w:tcPr>
                  <w:tcW w:w="2022" w:type="dxa"/>
                </w:tcPr>
                <w:p w14:paraId="36704A9D" w14:textId="77777777" w:rsidR="00453C8C" w:rsidRDefault="006B10E1">
                  <w:pPr>
                    <w:widowControl w:val="0"/>
                  </w:pPr>
                  <w:r>
                    <w:rPr>
                      <w:rFonts w:ascii="Calibri" w:eastAsia="Calibri" w:hAnsi="Calibri" w:cs="Calibri"/>
                      <w:sz w:val="28"/>
                      <w:szCs w:val="28"/>
                    </w:rPr>
                    <w:lastRenderedPageBreak/>
                    <w:t xml:space="preserve">Utente                            </w:t>
                  </w:r>
                </w:p>
              </w:tc>
              <w:tc>
                <w:tcPr>
                  <w:tcW w:w="4394" w:type="dxa"/>
                </w:tcPr>
                <w:p w14:paraId="0CEB2FFF" w14:textId="77777777" w:rsidR="00453C8C" w:rsidRDefault="006B10E1">
                  <w:pPr>
                    <w:widowControl w:val="0"/>
                  </w:pPr>
                  <w:r>
                    <w:rPr>
                      <w:rFonts w:ascii="Calibri" w:eastAsia="Calibri" w:hAnsi="Calibri" w:cs="Calibri"/>
                      <w:sz w:val="28"/>
                      <w:szCs w:val="28"/>
                    </w:rPr>
                    <w:t>Sistema</w:t>
                  </w:r>
                </w:p>
              </w:tc>
            </w:tr>
            <w:tr w:rsidR="00453C8C" w14:paraId="27DB81F5" w14:textId="77777777">
              <w:tc>
                <w:tcPr>
                  <w:tcW w:w="2022" w:type="dxa"/>
                </w:tcPr>
                <w:p w14:paraId="62BB324D" w14:textId="77777777" w:rsidR="00453C8C" w:rsidRDefault="00453C8C">
                  <w:pPr>
                    <w:widowControl w:val="0"/>
                  </w:pPr>
                </w:p>
              </w:tc>
              <w:tc>
                <w:tcPr>
                  <w:tcW w:w="4394" w:type="dxa"/>
                </w:tcPr>
                <w:p w14:paraId="428596E1" w14:textId="77777777" w:rsidR="00453C8C" w:rsidRDefault="006B10E1">
                  <w:pPr>
                    <w:widowControl w:val="0"/>
                    <w:jc w:val="right"/>
                  </w:pPr>
                  <w:r>
                    <w:rPr>
                      <w:rFonts w:ascii="Calibri" w:eastAsia="Calibri" w:hAnsi="Calibri" w:cs="Calibri"/>
                      <w:sz w:val="28"/>
                      <w:szCs w:val="28"/>
                    </w:rPr>
                    <w:t xml:space="preserve">Il sistema mostra una schermata contenente le materie da poter scegliere. Per ogni materia è disponibile una serie di giochi </w:t>
                  </w:r>
                </w:p>
                <w:p w14:paraId="19FA0697" w14:textId="77777777" w:rsidR="00453C8C" w:rsidRDefault="006B10E1">
                  <w:pPr>
                    <w:widowControl w:val="0"/>
                    <w:jc w:val="right"/>
                  </w:pPr>
                  <w:r>
                    <w:rPr>
                      <w:rFonts w:ascii="Calibri" w:eastAsia="Calibri" w:hAnsi="Calibri" w:cs="Calibri"/>
                      <w:sz w:val="28"/>
                      <w:szCs w:val="28"/>
                    </w:rPr>
                    <w:t>accessibili in base alla classe di appartenenza.</w:t>
                  </w:r>
                </w:p>
              </w:tc>
            </w:tr>
            <w:tr w:rsidR="00453C8C" w14:paraId="72DA9E3E" w14:textId="77777777">
              <w:tc>
                <w:tcPr>
                  <w:tcW w:w="2022" w:type="dxa"/>
                </w:tcPr>
                <w:p w14:paraId="2B156933" w14:textId="77777777" w:rsidR="00453C8C" w:rsidRDefault="006B10E1">
                  <w:pPr>
                    <w:widowControl w:val="0"/>
                  </w:pPr>
                  <w:r>
                    <w:rPr>
                      <w:rFonts w:ascii="Calibri" w:eastAsia="Calibri" w:hAnsi="Calibri" w:cs="Calibri"/>
                      <w:sz w:val="28"/>
                      <w:szCs w:val="28"/>
                    </w:rPr>
                    <w:t>L’utente sceglie una materia.</w:t>
                  </w:r>
                </w:p>
              </w:tc>
              <w:tc>
                <w:tcPr>
                  <w:tcW w:w="4394" w:type="dxa"/>
                </w:tcPr>
                <w:p w14:paraId="6F719128" w14:textId="77777777" w:rsidR="00453C8C" w:rsidRDefault="00453C8C">
                  <w:pPr>
                    <w:widowControl w:val="0"/>
                  </w:pPr>
                </w:p>
              </w:tc>
            </w:tr>
            <w:tr w:rsidR="00453C8C" w14:paraId="63325B89" w14:textId="77777777">
              <w:tc>
                <w:tcPr>
                  <w:tcW w:w="2022" w:type="dxa"/>
                </w:tcPr>
                <w:p w14:paraId="47F5B452" w14:textId="77777777" w:rsidR="00453C8C" w:rsidRDefault="00453C8C">
                  <w:pPr>
                    <w:widowControl w:val="0"/>
                  </w:pPr>
                </w:p>
              </w:tc>
              <w:tc>
                <w:tcPr>
                  <w:tcW w:w="4394" w:type="dxa"/>
                </w:tcPr>
                <w:p w14:paraId="38139B1C" w14:textId="77777777" w:rsidR="00453C8C" w:rsidRDefault="006B10E1">
                  <w:pPr>
                    <w:widowControl w:val="0"/>
                  </w:pPr>
                  <w:r>
                    <w:rPr>
                      <w:rFonts w:ascii="Calibri" w:eastAsia="Calibri" w:hAnsi="Calibri" w:cs="Calibri"/>
                      <w:sz w:val="28"/>
                      <w:szCs w:val="28"/>
                    </w:rPr>
                    <w:t>Il sistema indirizza l’utente alla schermata successiva e mostra la lista dei giochi inerente alla materia scelta.</w:t>
                  </w:r>
                </w:p>
              </w:tc>
            </w:tr>
          </w:tbl>
          <w:p w14:paraId="1DEE72DC" w14:textId="77777777" w:rsidR="00453C8C" w:rsidRDefault="00453C8C">
            <w:pPr>
              <w:widowControl w:val="0"/>
            </w:pPr>
          </w:p>
        </w:tc>
      </w:tr>
      <w:tr w:rsidR="00453C8C" w14:paraId="11154C1E" w14:textId="77777777">
        <w:tc>
          <w:tcPr>
            <w:tcW w:w="2368" w:type="dxa"/>
            <w:tcMar>
              <w:top w:w="100" w:type="dxa"/>
              <w:left w:w="100" w:type="dxa"/>
              <w:bottom w:w="100" w:type="dxa"/>
              <w:right w:w="100" w:type="dxa"/>
            </w:tcMar>
          </w:tcPr>
          <w:p w14:paraId="5BD28C14" w14:textId="77777777" w:rsidR="00453C8C" w:rsidRDefault="006B10E1">
            <w:pPr>
              <w:widowControl w:val="0"/>
              <w:rPr>
                <w:sz w:val="32"/>
                <w:szCs w:val="32"/>
              </w:rPr>
            </w:pPr>
            <w:r>
              <w:rPr>
                <w:rFonts w:ascii="Calibri" w:eastAsia="Calibri" w:hAnsi="Calibri" w:cs="Calibri"/>
                <w:b/>
                <w:sz w:val="32"/>
                <w:szCs w:val="32"/>
              </w:rPr>
              <w:lastRenderedPageBreak/>
              <w:t>Condizione d’uscita</w:t>
            </w:r>
          </w:p>
        </w:tc>
        <w:tc>
          <w:tcPr>
            <w:tcW w:w="6632" w:type="dxa"/>
            <w:tcMar>
              <w:top w:w="100" w:type="dxa"/>
              <w:left w:w="100" w:type="dxa"/>
              <w:bottom w:w="100" w:type="dxa"/>
              <w:right w:w="100" w:type="dxa"/>
            </w:tcMar>
          </w:tcPr>
          <w:p w14:paraId="3754B4BB" w14:textId="77777777" w:rsidR="00453C8C" w:rsidRDefault="006B10E1">
            <w:pPr>
              <w:widowControl w:val="0"/>
              <w:numPr>
                <w:ilvl w:val="0"/>
                <w:numId w:val="4"/>
              </w:numPr>
              <w:ind w:hanging="360"/>
              <w:contextualSpacing/>
              <w:rPr>
                <w:sz w:val="28"/>
                <w:szCs w:val="28"/>
              </w:rPr>
            </w:pPr>
            <w:r>
              <w:rPr>
                <w:rFonts w:ascii="Calibri" w:eastAsia="Calibri" w:hAnsi="Calibri" w:cs="Calibri"/>
                <w:sz w:val="28"/>
                <w:szCs w:val="28"/>
              </w:rPr>
              <w:t>L’utente sceglie il gioco.</w:t>
            </w:r>
          </w:p>
          <w:p w14:paraId="47A63F20" w14:textId="77777777" w:rsidR="00453C8C" w:rsidRDefault="006B10E1">
            <w:pPr>
              <w:widowControl w:val="0"/>
            </w:pPr>
            <w:r>
              <w:rPr>
                <w:rFonts w:ascii="Calibri" w:eastAsia="Calibri" w:hAnsi="Calibri" w:cs="Calibri"/>
                <w:sz w:val="28"/>
                <w:szCs w:val="28"/>
              </w:rPr>
              <w:t xml:space="preserve">           OR</w:t>
            </w:r>
          </w:p>
          <w:p w14:paraId="4FD09C9E" w14:textId="77777777" w:rsidR="00453C8C" w:rsidRDefault="006B10E1">
            <w:pPr>
              <w:widowControl w:val="0"/>
              <w:numPr>
                <w:ilvl w:val="0"/>
                <w:numId w:val="7"/>
              </w:numPr>
              <w:ind w:hanging="360"/>
              <w:contextualSpacing/>
              <w:rPr>
                <w:sz w:val="28"/>
                <w:szCs w:val="28"/>
              </w:rPr>
            </w:pPr>
            <w:r>
              <w:rPr>
                <w:rFonts w:ascii="Calibri" w:eastAsia="Calibri" w:hAnsi="Calibri" w:cs="Calibri"/>
                <w:sz w:val="28"/>
                <w:szCs w:val="28"/>
              </w:rPr>
              <w:t>L’utente torna indietro.</w:t>
            </w:r>
          </w:p>
        </w:tc>
      </w:tr>
      <w:tr w:rsidR="00453C8C" w14:paraId="19DDE730" w14:textId="77777777">
        <w:tc>
          <w:tcPr>
            <w:tcW w:w="2368" w:type="dxa"/>
            <w:tcMar>
              <w:top w:w="100" w:type="dxa"/>
              <w:left w:w="100" w:type="dxa"/>
              <w:bottom w:w="100" w:type="dxa"/>
              <w:right w:w="100" w:type="dxa"/>
            </w:tcMar>
          </w:tcPr>
          <w:p w14:paraId="7915D1E5" w14:textId="77777777" w:rsidR="00453C8C" w:rsidRDefault="006B10E1">
            <w:pPr>
              <w:widowControl w:val="0"/>
              <w:rPr>
                <w:sz w:val="32"/>
                <w:szCs w:val="32"/>
              </w:rPr>
            </w:pPr>
            <w:r>
              <w:rPr>
                <w:rFonts w:ascii="Calibri" w:eastAsia="Calibri" w:hAnsi="Calibri" w:cs="Calibri"/>
                <w:b/>
                <w:sz w:val="32"/>
                <w:szCs w:val="32"/>
              </w:rPr>
              <w:t>Eccezioni</w:t>
            </w:r>
          </w:p>
        </w:tc>
        <w:tc>
          <w:tcPr>
            <w:tcW w:w="6632" w:type="dxa"/>
            <w:tcMar>
              <w:top w:w="100" w:type="dxa"/>
              <w:left w:w="100" w:type="dxa"/>
              <w:bottom w:w="100" w:type="dxa"/>
              <w:right w:w="100" w:type="dxa"/>
            </w:tcMar>
          </w:tcPr>
          <w:p w14:paraId="55222478" w14:textId="77777777" w:rsidR="00453C8C" w:rsidRDefault="00453C8C">
            <w:pPr>
              <w:widowControl w:val="0"/>
            </w:pPr>
          </w:p>
        </w:tc>
      </w:tr>
      <w:tr w:rsidR="00453C8C" w14:paraId="6D6D1CC2" w14:textId="77777777">
        <w:tc>
          <w:tcPr>
            <w:tcW w:w="2368" w:type="dxa"/>
            <w:tcMar>
              <w:top w:w="100" w:type="dxa"/>
              <w:left w:w="100" w:type="dxa"/>
              <w:bottom w:w="100" w:type="dxa"/>
              <w:right w:w="100" w:type="dxa"/>
            </w:tcMar>
          </w:tcPr>
          <w:p w14:paraId="70FADCE0" w14:textId="77777777" w:rsidR="00453C8C" w:rsidRDefault="006B10E1">
            <w:pPr>
              <w:widowControl w:val="0"/>
              <w:rPr>
                <w:sz w:val="32"/>
                <w:szCs w:val="32"/>
              </w:rPr>
            </w:pPr>
            <w:r>
              <w:rPr>
                <w:rFonts w:ascii="Calibri" w:eastAsia="Calibri" w:hAnsi="Calibri" w:cs="Calibri"/>
                <w:b/>
                <w:sz w:val="32"/>
                <w:szCs w:val="32"/>
              </w:rPr>
              <w:t>Requisiti di qualità</w:t>
            </w:r>
          </w:p>
        </w:tc>
        <w:tc>
          <w:tcPr>
            <w:tcW w:w="6632" w:type="dxa"/>
            <w:tcMar>
              <w:top w:w="100" w:type="dxa"/>
              <w:left w:w="100" w:type="dxa"/>
              <w:bottom w:w="100" w:type="dxa"/>
              <w:right w:w="100" w:type="dxa"/>
            </w:tcMar>
          </w:tcPr>
          <w:p w14:paraId="62F85F4E" w14:textId="77777777" w:rsidR="00453C8C" w:rsidRDefault="00453C8C">
            <w:pPr>
              <w:widowControl w:val="0"/>
            </w:pPr>
          </w:p>
        </w:tc>
      </w:tr>
    </w:tbl>
    <w:p w14:paraId="0DF52E20" w14:textId="77777777" w:rsidR="00453C8C" w:rsidRDefault="00453C8C"/>
    <w:p w14:paraId="11F7279E" w14:textId="77777777" w:rsidR="00453C8C" w:rsidRDefault="00453C8C"/>
    <w:tbl>
      <w:tblPr>
        <w:tblStyle w:val="afe"/>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6490"/>
      </w:tblGrid>
      <w:tr w:rsidR="00453C8C" w14:paraId="7C43309B" w14:textId="77777777">
        <w:tc>
          <w:tcPr>
            <w:tcW w:w="2510" w:type="dxa"/>
            <w:tcMar>
              <w:top w:w="100" w:type="dxa"/>
              <w:left w:w="100" w:type="dxa"/>
              <w:bottom w:w="100" w:type="dxa"/>
              <w:right w:w="100" w:type="dxa"/>
            </w:tcMar>
          </w:tcPr>
          <w:p w14:paraId="51B78F65" w14:textId="77777777" w:rsidR="00453C8C" w:rsidRDefault="006B10E1">
            <w:pPr>
              <w:widowControl w:val="0"/>
              <w:rPr>
                <w:sz w:val="32"/>
                <w:szCs w:val="32"/>
              </w:rPr>
            </w:pPr>
            <w:r>
              <w:rPr>
                <w:rFonts w:ascii="Calibri" w:eastAsia="Calibri" w:hAnsi="Calibri" w:cs="Calibri"/>
                <w:b/>
                <w:sz w:val="32"/>
                <w:szCs w:val="32"/>
              </w:rPr>
              <w:t>ID</w:t>
            </w:r>
          </w:p>
        </w:tc>
        <w:tc>
          <w:tcPr>
            <w:tcW w:w="6490" w:type="dxa"/>
            <w:tcMar>
              <w:top w:w="100" w:type="dxa"/>
              <w:left w:w="100" w:type="dxa"/>
              <w:bottom w:w="100" w:type="dxa"/>
              <w:right w:w="100" w:type="dxa"/>
            </w:tcMar>
          </w:tcPr>
          <w:p w14:paraId="0A04FBF9" w14:textId="77777777" w:rsidR="00453C8C" w:rsidRDefault="006B10E1">
            <w:pPr>
              <w:widowControl w:val="0"/>
            </w:pPr>
            <w:r>
              <w:rPr>
                <w:rFonts w:ascii="Calibri" w:eastAsia="Calibri" w:hAnsi="Calibri" w:cs="Calibri"/>
                <w:sz w:val="28"/>
                <w:szCs w:val="28"/>
              </w:rPr>
              <w:t>UC_4.1</w:t>
            </w:r>
          </w:p>
        </w:tc>
      </w:tr>
      <w:tr w:rsidR="00453C8C" w14:paraId="0C0A1BDB" w14:textId="77777777">
        <w:tc>
          <w:tcPr>
            <w:tcW w:w="2510" w:type="dxa"/>
            <w:tcMar>
              <w:top w:w="100" w:type="dxa"/>
              <w:left w:w="100" w:type="dxa"/>
              <w:bottom w:w="100" w:type="dxa"/>
              <w:right w:w="100" w:type="dxa"/>
            </w:tcMar>
          </w:tcPr>
          <w:p w14:paraId="38ACB082" w14:textId="77777777" w:rsidR="00453C8C" w:rsidRDefault="006B10E1">
            <w:pPr>
              <w:widowControl w:val="0"/>
              <w:rPr>
                <w:sz w:val="32"/>
                <w:szCs w:val="32"/>
              </w:rPr>
            </w:pPr>
            <w:r>
              <w:rPr>
                <w:rFonts w:ascii="Calibri" w:eastAsia="Calibri" w:hAnsi="Calibri" w:cs="Calibri"/>
                <w:b/>
                <w:sz w:val="32"/>
                <w:szCs w:val="32"/>
              </w:rPr>
              <w:t>Nome Use Case</w:t>
            </w:r>
          </w:p>
        </w:tc>
        <w:tc>
          <w:tcPr>
            <w:tcW w:w="6490" w:type="dxa"/>
            <w:tcMar>
              <w:top w:w="100" w:type="dxa"/>
              <w:left w:w="100" w:type="dxa"/>
              <w:bottom w:w="100" w:type="dxa"/>
              <w:right w:w="100" w:type="dxa"/>
            </w:tcMar>
          </w:tcPr>
          <w:p w14:paraId="53FC2AFD" w14:textId="77777777" w:rsidR="00453C8C" w:rsidRDefault="006B10E1">
            <w:pPr>
              <w:widowControl w:val="0"/>
            </w:pPr>
            <w:r>
              <w:rPr>
                <w:rFonts w:ascii="Calibri" w:eastAsia="Calibri" w:hAnsi="Calibri" w:cs="Calibri"/>
                <w:sz w:val="28"/>
                <w:szCs w:val="28"/>
              </w:rPr>
              <w:t>Gioca</w:t>
            </w:r>
          </w:p>
        </w:tc>
      </w:tr>
      <w:tr w:rsidR="00453C8C" w14:paraId="710DC42A" w14:textId="77777777">
        <w:tc>
          <w:tcPr>
            <w:tcW w:w="2510" w:type="dxa"/>
            <w:tcMar>
              <w:top w:w="100" w:type="dxa"/>
              <w:left w:w="100" w:type="dxa"/>
              <w:bottom w:w="100" w:type="dxa"/>
              <w:right w:w="100" w:type="dxa"/>
            </w:tcMar>
          </w:tcPr>
          <w:p w14:paraId="7ADB6244" w14:textId="77777777" w:rsidR="00453C8C" w:rsidRDefault="006B10E1">
            <w:pPr>
              <w:widowControl w:val="0"/>
              <w:rPr>
                <w:sz w:val="32"/>
                <w:szCs w:val="32"/>
              </w:rPr>
            </w:pPr>
            <w:r>
              <w:rPr>
                <w:rFonts w:ascii="Calibri" w:eastAsia="Calibri" w:hAnsi="Calibri" w:cs="Calibri"/>
                <w:b/>
                <w:sz w:val="32"/>
                <w:szCs w:val="32"/>
              </w:rPr>
              <w:t>Partecipanti</w:t>
            </w:r>
          </w:p>
        </w:tc>
        <w:tc>
          <w:tcPr>
            <w:tcW w:w="6490" w:type="dxa"/>
            <w:tcMar>
              <w:top w:w="100" w:type="dxa"/>
              <w:left w:w="100" w:type="dxa"/>
              <w:bottom w:w="100" w:type="dxa"/>
              <w:right w:w="100" w:type="dxa"/>
            </w:tcMar>
          </w:tcPr>
          <w:p w14:paraId="4D55D65E" w14:textId="77777777" w:rsidR="00453C8C" w:rsidRDefault="006B10E1">
            <w:pPr>
              <w:widowControl w:val="0"/>
            </w:pPr>
            <w:r>
              <w:rPr>
                <w:rFonts w:ascii="Calibri" w:eastAsia="Calibri" w:hAnsi="Calibri" w:cs="Calibri"/>
                <w:sz w:val="28"/>
                <w:szCs w:val="28"/>
              </w:rPr>
              <w:t>Utente</w:t>
            </w:r>
          </w:p>
        </w:tc>
      </w:tr>
      <w:tr w:rsidR="00453C8C" w14:paraId="4F28C54D" w14:textId="77777777">
        <w:tc>
          <w:tcPr>
            <w:tcW w:w="2510" w:type="dxa"/>
            <w:tcMar>
              <w:top w:w="100" w:type="dxa"/>
              <w:left w:w="100" w:type="dxa"/>
              <w:bottom w:w="100" w:type="dxa"/>
              <w:right w:w="100" w:type="dxa"/>
            </w:tcMar>
          </w:tcPr>
          <w:p w14:paraId="382B6E4D" w14:textId="77777777" w:rsidR="00453C8C" w:rsidRDefault="006B10E1">
            <w:pPr>
              <w:widowControl w:val="0"/>
              <w:rPr>
                <w:sz w:val="32"/>
                <w:szCs w:val="32"/>
              </w:rPr>
            </w:pPr>
            <w:r>
              <w:rPr>
                <w:rFonts w:ascii="Calibri" w:eastAsia="Calibri" w:hAnsi="Calibri" w:cs="Calibri"/>
                <w:b/>
                <w:sz w:val="32"/>
                <w:szCs w:val="32"/>
              </w:rPr>
              <w:t>Condizione di Ingresso</w:t>
            </w:r>
          </w:p>
        </w:tc>
        <w:tc>
          <w:tcPr>
            <w:tcW w:w="6490" w:type="dxa"/>
            <w:tcMar>
              <w:top w:w="100" w:type="dxa"/>
              <w:left w:w="100" w:type="dxa"/>
              <w:bottom w:w="100" w:type="dxa"/>
              <w:right w:w="100" w:type="dxa"/>
            </w:tcMar>
          </w:tcPr>
          <w:p w14:paraId="7533614D" w14:textId="77777777" w:rsidR="00453C8C" w:rsidRDefault="006B10E1">
            <w:pPr>
              <w:widowControl w:val="0"/>
            </w:pPr>
            <w:r>
              <w:rPr>
                <w:rFonts w:ascii="Calibri" w:eastAsia="Calibri" w:hAnsi="Calibri" w:cs="Calibri"/>
                <w:sz w:val="28"/>
                <w:szCs w:val="28"/>
              </w:rPr>
              <w:t>L’utente ha selezionato un gioco.</w:t>
            </w:r>
          </w:p>
        </w:tc>
      </w:tr>
      <w:tr w:rsidR="00453C8C" w14:paraId="2744CE18" w14:textId="77777777">
        <w:tc>
          <w:tcPr>
            <w:tcW w:w="2510" w:type="dxa"/>
            <w:tcMar>
              <w:top w:w="100" w:type="dxa"/>
              <w:left w:w="100" w:type="dxa"/>
              <w:bottom w:w="100" w:type="dxa"/>
              <w:right w:w="100" w:type="dxa"/>
            </w:tcMar>
          </w:tcPr>
          <w:p w14:paraId="6A25FE66" w14:textId="77777777" w:rsidR="00453C8C" w:rsidRDefault="006B10E1">
            <w:pPr>
              <w:widowControl w:val="0"/>
              <w:rPr>
                <w:sz w:val="32"/>
                <w:szCs w:val="32"/>
              </w:rPr>
            </w:pPr>
            <w:r>
              <w:rPr>
                <w:rFonts w:ascii="Calibri" w:eastAsia="Calibri" w:hAnsi="Calibri" w:cs="Calibri"/>
                <w:b/>
                <w:sz w:val="32"/>
                <w:szCs w:val="32"/>
              </w:rPr>
              <w:t>Flusso di Eventi</w:t>
            </w:r>
          </w:p>
        </w:tc>
        <w:tc>
          <w:tcPr>
            <w:tcW w:w="6490" w:type="dxa"/>
            <w:tcMar>
              <w:top w:w="100" w:type="dxa"/>
              <w:left w:w="100" w:type="dxa"/>
              <w:bottom w:w="100" w:type="dxa"/>
              <w:right w:w="100" w:type="dxa"/>
            </w:tcMar>
          </w:tcPr>
          <w:p w14:paraId="4E9D90AE" w14:textId="77777777" w:rsidR="00453C8C" w:rsidRDefault="00453C8C">
            <w:pPr>
              <w:widowControl w:val="0"/>
              <w:spacing w:line="276" w:lineRule="auto"/>
              <w:rPr>
                <w:sz w:val="32"/>
                <w:szCs w:val="32"/>
              </w:rPr>
            </w:pPr>
          </w:p>
          <w:tbl>
            <w:tblPr>
              <w:tblStyle w:val="afd"/>
              <w:tblW w:w="6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3615"/>
            </w:tblGrid>
            <w:tr w:rsidR="00453C8C" w14:paraId="613C8BBD" w14:textId="77777777">
              <w:tc>
                <w:tcPr>
                  <w:tcW w:w="2517" w:type="dxa"/>
                </w:tcPr>
                <w:p w14:paraId="0DC44632"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 xml:space="preserve">     Utente                            </w:t>
                  </w:r>
                </w:p>
              </w:tc>
              <w:tc>
                <w:tcPr>
                  <w:tcW w:w="3615" w:type="dxa"/>
                </w:tcPr>
                <w:p w14:paraId="3DC59D9E" w14:textId="77777777" w:rsidR="00453C8C" w:rsidRDefault="006B10E1">
                  <w:pPr>
                    <w:widowControl w:val="0"/>
                  </w:pPr>
                  <w:r>
                    <w:rPr>
                      <w:rFonts w:ascii="Calibri" w:eastAsia="Calibri" w:hAnsi="Calibri" w:cs="Calibri"/>
                      <w:sz w:val="28"/>
                      <w:szCs w:val="28"/>
                    </w:rPr>
                    <w:t>Sistema</w:t>
                  </w:r>
                </w:p>
              </w:tc>
            </w:tr>
            <w:tr w:rsidR="00453C8C" w14:paraId="056FE8B4" w14:textId="77777777">
              <w:tc>
                <w:tcPr>
                  <w:tcW w:w="2517" w:type="dxa"/>
                </w:tcPr>
                <w:p w14:paraId="6AC9CD97" w14:textId="77777777" w:rsidR="00453C8C" w:rsidRDefault="00453C8C">
                  <w:pPr>
                    <w:widowControl w:val="0"/>
                    <w:rPr>
                      <w:rFonts w:ascii="Calibri" w:eastAsia="Calibri" w:hAnsi="Calibri" w:cs="Calibri"/>
                      <w:sz w:val="28"/>
                      <w:szCs w:val="28"/>
                    </w:rPr>
                  </w:pPr>
                </w:p>
              </w:tc>
              <w:tc>
                <w:tcPr>
                  <w:tcW w:w="3615" w:type="dxa"/>
                </w:tcPr>
                <w:p w14:paraId="5AE10454" w14:textId="77777777" w:rsidR="00453C8C" w:rsidRDefault="006B10E1">
                  <w:pPr>
                    <w:widowControl w:val="0"/>
                    <w:jc w:val="right"/>
                    <w:rPr>
                      <w:rFonts w:ascii="Calibri" w:eastAsia="Calibri" w:hAnsi="Calibri" w:cs="Calibri"/>
                      <w:sz w:val="28"/>
                      <w:szCs w:val="28"/>
                    </w:rPr>
                  </w:pPr>
                  <w:r>
                    <w:rPr>
                      <w:rFonts w:ascii="Calibri" w:eastAsia="Calibri" w:hAnsi="Calibri" w:cs="Calibri"/>
                      <w:sz w:val="32"/>
                      <w:szCs w:val="32"/>
                    </w:rPr>
                    <w:t>Il sistema indirizza l’utente alla pagina del gioco</w:t>
                  </w:r>
                  <w:r>
                    <w:rPr>
                      <w:rFonts w:ascii="Calibri" w:eastAsia="Calibri" w:hAnsi="Calibri" w:cs="Calibri"/>
                      <w:sz w:val="28"/>
                      <w:szCs w:val="28"/>
                    </w:rPr>
                    <w:t>.</w:t>
                  </w:r>
                </w:p>
              </w:tc>
            </w:tr>
            <w:tr w:rsidR="00453C8C" w14:paraId="56DF2564" w14:textId="77777777">
              <w:tc>
                <w:tcPr>
                  <w:tcW w:w="2517" w:type="dxa"/>
                </w:tcPr>
                <w:p w14:paraId="313F013B" w14:textId="77777777" w:rsidR="00453C8C" w:rsidRDefault="006B10E1">
                  <w:pPr>
                    <w:widowControl w:val="0"/>
                  </w:pPr>
                  <w:r>
                    <w:rPr>
                      <w:rFonts w:ascii="Calibri" w:eastAsia="Calibri" w:hAnsi="Calibri" w:cs="Calibri"/>
                      <w:sz w:val="28"/>
                      <w:szCs w:val="28"/>
                    </w:rPr>
                    <w:lastRenderedPageBreak/>
                    <w:t>L’utente inizia a</w:t>
                  </w:r>
                </w:p>
                <w:p w14:paraId="591F04FB" w14:textId="77777777" w:rsidR="00453C8C" w:rsidRDefault="006B10E1">
                  <w:pPr>
                    <w:widowControl w:val="0"/>
                  </w:pPr>
                  <w:r>
                    <w:rPr>
                      <w:rFonts w:ascii="Calibri" w:eastAsia="Calibri" w:hAnsi="Calibri" w:cs="Calibri"/>
                      <w:sz w:val="28"/>
                      <w:szCs w:val="28"/>
                    </w:rPr>
                    <w:t>giocare.</w:t>
                  </w:r>
                </w:p>
              </w:tc>
              <w:tc>
                <w:tcPr>
                  <w:tcW w:w="3615" w:type="dxa"/>
                </w:tcPr>
                <w:p w14:paraId="160EF524" w14:textId="77777777" w:rsidR="00453C8C" w:rsidRDefault="00453C8C">
                  <w:pPr>
                    <w:widowControl w:val="0"/>
                    <w:rPr>
                      <w:rFonts w:ascii="Calibri" w:eastAsia="Calibri" w:hAnsi="Calibri" w:cs="Calibri"/>
                      <w:sz w:val="28"/>
                      <w:szCs w:val="28"/>
                    </w:rPr>
                  </w:pPr>
                </w:p>
              </w:tc>
            </w:tr>
          </w:tbl>
          <w:p w14:paraId="49AA59D3" w14:textId="77777777" w:rsidR="00453C8C" w:rsidRDefault="00453C8C">
            <w:pPr>
              <w:widowControl w:val="0"/>
            </w:pPr>
          </w:p>
        </w:tc>
      </w:tr>
      <w:tr w:rsidR="00453C8C" w14:paraId="2BCCD1E8" w14:textId="77777777">
        <w:tc>
          <w:tcPr>
            <w:tcW w:w="2510" w:type="dxa"/>
            <w:tcMar>
              <w:top w:w="100" w:type="dxa"/>
              <w:left w:w="100" w:type="dxa"/>
              <w:bottom w:w="100" w:type="dxa"/>
              <w:right w:w="100" w:type="dxa"/>
            </w:tcMar>
          </w:tcPr>
          <w:p w14:paraId="15A32B6A" w14:textId="77777777" w:rsidR="00453C8C" w:rsidRDefault="006B10E1">
            <w:pPr>
              <w:widowControl w:val="0"/>
              <w:rPr>
                <w:sz w:val="32"/>
                <w:szCs w:val="32"/>
              </w:rPr>
            </w:pPr>
            <w:r>
              <w:rPr>
                <w:rFonts w:ascii="Calibri" w:eastAsia="Calibri" w:hAnsi="Calibri" w:cs="Calibri"/>
                <w:b/>
                <w:sz w:val="32"/>
                <w:szCs w:val="32"/>
              </w:rPr>
              <w:lastRenderedPageBreak/>
              <w:t>Condizione d’uscita</w:t>
            </w:r>
          </w:p>
        </w:tc>
        <w:tc>
          <w:tcPr>
            <w:tcW w:w="6490" w:type="dxa"/>
            <w:tcMar>
              <w:top w:w="100" w:type="dxa"/>
              <w:left w:w="100" w:type="dxa"/>
              <w:bottom w:w="100" w:type="dxa"/>
              <w:right w:w="100" w:type="dxa"/>
            </w:tcMar>
          </w:tcPr>
          <w:p w14:paraId="2FC539EE" w14:textId="77777777" w:rsidR="00453C8C" w:rsidRDefault="006B10E1">
            <w:pPr>
              <w:widowControl w:val="0"/>
              <w:numPr>
                <w:ilvl w:val="0"/>
                <w:numId w:val="2"/>
              </w:numPr>
              <w:ind w:hanging="360"/>
              <w:contextualSpacing/>
              <w:rPr>
                <w:sz w:val="28"/>
                <w:szCs w:val="28"/>
              </w:rPr>
            </w:pPr>
            <w:r>
              <w:rPr>
                <w:rFonts w:ascii="Calibri" w:eastAsia="Calibri" w:hAnsi="Calibri" w:cs="Calibri"/>
                <w:sz w:val="28"/>
                <w:szCs w:val="28"/>
              </w:rPr>
              <w:t>L’utente ha completato il gioco.</w:t>
            </w:r>
          </w:p>
          <w:p w14:paraId="3C4C30AF" w14:textId="77777777" w:rsidR="00453C8C" w:rsidRDefault="006B10E1">
            <w:pPr>
              <w:widowControl w:val="0"/>
            </w:pPr>
            <w:r>
              <w:rPr>
                <w:rFonts w:ascii="Calibri" w:eastAsia="Calibri" w:hAnsi="Calibri" w:cs="Calibri"/>
                <w:sz w:val="28"/>
                <w:szCs w:val="28"/>
              </w:rPr>
              <w:t xml:space="preserve">OR </w:t>
            </w:r>
          </w:p>
          <w:p w14:paraId="51F47F84" w14:textId="77777777" w:rsidR="00453C8C" w:rsidRDefault="006B10E1">
            <w:pPr>
              <w:widowControl w:val="0"/>
              <w:numPr>
                <w:ilvl w:val="0"/>
                <w:numId w:val="2"/>
              </w:numPr>
              <w:ind w:hanging="360"/>
              <w:contextualSpacing/>
              <w:rPr>
                <w:sz w:val="28"/>
                <w:szCs w:val="28"/>
              </w:rPr>
            </w:pPr>
            <w:r>
              <w:rPr>
                <w:rFonts w:ascii="Calibri" w:eastAsia="Calibri" w:hAnsi="Calibri" w:cs="Calibri"/>
                <w:sz w:val="28"/>
                <w:szCs w:val="28"/>
              </w:rPr>
              <w:t>l’utente torna indietro(UC_4.3)</w:t>
            </w:r>
          </w:p>
        </w:tc>
      </w:tr>
      <w:tr w:rsidR="00453C8C" w14:paraId="23677F0D" w14:textId="77777777">
        <w:tc>
          <w:tcPr>
            <w:tcW w:w="2510" w:type="dxa"/>
            <w:tcMar>
              <w:top w:w="100" w:type="dxa"/>
              <w:left w:w="100" w:type="dxa"/>
              <w:bottom w:w="100" w:type="dxa"/>
              <w:right w:w="100" w:type="dxa"/>
            </w:tcMar>
          </w:tcPr>
          <w:p w14:paraId="6B9D7AC9" w14:textId="77777777" w:rsidR="00453C8C" w:rsidRDefault="006B10E1">
            <w:pPr>
              <w:widowControl w:val="0"/>
              <w:rPr>
                <w:sz w:val="32"/>
                <w:szCs w:val="32"/>
              </w:rPr>
            </w:pPr>
            <w:r>
              <w:rPr>
                <w:rFonts w:ascii="Calibri" w:eastAsia="Calibri" w:hAnsi="Calibri" w:cs="Calibri"/>
                <w:b/>
                <w:sz w:val="32"/>
                <w:szCs w:val="32"/>
              </w:rPr>
              <w:t>Eccezioni</w:t>
            </w:r>
          </w:p>
        </w:tc>
        <w:tc>
          <w:tcPr>
            <w:tcW w:w="6490" w:type="dxa"/>
            <w:tcMar>
              <w:top w:w="100" w:type="dxa"/>
              <w:left w:w="100" w:type="dxa"/>
              <w:bottom w:w="100" w:type="dxa"/>
              <w:right w:w="100" w:type="dxa"/>
            </w:tcMar>
          </w:tcPr>
          <w:p w14:paraId="137C5221" w14:textId="77777777" w:rsidR="00453C8C" w:rsidRDefault="006B10E1">
            <w:pPr>
              <w:widowControl w:val="0"/>
            </w:pPr>
            <w:r>
              <w:rPr>
                <w:rFonts w:ascii="Calibri" w:eastAsia="Calibri" w:hAnsi="Calibri" w:cs="Calibri"/>
                <w:sz w:val="28"/>
                <w:szCs w:val="28"/>
              </w:rPr>
              <w:t>Interruzione esecuzione gioco</w:t>
            </w:r>
          </w:p>
        </w:tc>
      </w:tr>
      <w:tr w:rsidR="00453C8C" w14:paraId="775D8B19" w14:textId="77777777">
        <w:tc>
          <w:tcPr>
            <w:tcW w:w="2510" w:type="dxa"/>
            <w:tcMar>
              <w:top w:w="100" w:type="dxa"/>
              <w:left w:w="100" w:type="dxa"/>
              <w:bottom w:w="100" w:type="dxa"/>
              <w:right w:w="100" w:type="dxa"/>
            </w:tcMar>
          </w:tcPr>
          <w:p w14:paraId="5481DF00" w14:textId="77777777" w:rsidR="00453C8C" w:rsidRDefault="006B10E1">
            <w:pPr>
              <w:widowControl w:val="0"/>
              <w:rPr>
                <w:sz w:val="32"/>
                <w:szCs w:val="32"/>
              </w:rPr>
            </w:pPr>
            <w:r>
              <w:rPr>
                <w:rFonts w:ascii="Calibri" w:eastAsia="Calibri" w:hAnsi="Calibri" w:cs="Calibri"/>
                <w:b/>
                <w:sz w:val="32"/>
                <w:szCs w:val="32"/>
              </w:rPr>
              <w:t>Requisiti di qualità</w:t>
            </w:r>
          </w:p>
        </w:tc>
        <w:tc>
          <w:tcPr>
            <w:tcW w:w="6490" w:type="dxa"/>
            <w:tcMar>
              <w:top w:w="100" w:type="dxa"/>
              <w:left w:w="100" w:type="dxa"/>
              <w:bottom w:w="100" w:type="dxa"/>
              <w:right w:w="100" w:type="dxa"/>
            </w:tcMar>
          </w:tcPr>
          <w:p w14:paraId="1554F591" w14:textId="77777777" w:rsidR="00453C8C" w:rsidRDefault="00453C8C">
            <w:pPr>
              <w:widowControl w:val="0"/>
            </w:pPr>
          </w:p>
        </w:tc>
      </w:tr>
    </w:tbl>
    <w:p w14:paraId="5AAE2C9A" w14:textId="77777777" w:rsidR="00453C8C" w:rsidRDefault="00453C8C"/>
    <w:p w14:paraId="66F1E6C9" w14:textId="77777777" w:rsidR="00453C8C" w:rsidRDefault="00453C8C"/>
    <w:tbl>
      <w:tblPr>
        <w:tblStyle w:val="aff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5250"/>
      </w:tblGrid>
      <w:tr w:rsidR="00453C8C" w14:paraId="704A4C6A" w14:textId="77777777">
        <w:tc>
          <w:tcPr>
            <w:tcW w:w="3750" w:type="dxa"/>
            <w:tcMar>
              <w:top w:w="100" w:type="dxa"/>
              <w:left w:w="100" w:type="dxa"/>
              <w:bottom w:w="100" w:type="dxa"/>
              <w:right w:w="100" w:type="dxa"/>
            </w:tcMar>
          </w:tcPr>
          <w:p w14:paraId="692F9ADD" w14:textId="77777777" w:rsidR="00453C8C" w:rsidRDefault="006B10E1">
            <w:pPr>
              <w:widowControl w:val="0"/>
              <w:rPr>
                <w:sz w:val="32"/>
                <w:szCs w:val="32"/>
              </w:rPr>
            </w:pPr>
            <w:r>
              <w:rPr>
                <w:rFonts w:ascii="Calibri" w:eastAsia="Calibri" w:hAnsi="Calibri" w:cs="Calibri"/>
                <w:b/>
                <w:sz w:val="32"/>
                <w:szCs w:val="32"/>
              </w:rPr>
              <w:t>ID</w:t>
            </w:r>
          </w:p>
        </w:tc>
        <w:tc>
          <w:tcPr>
            <w:tcW w:w="5250" w:type="dxa"/>
            <w:tcMar>
              <w:top w:w="100" w:type="dxa"/>
              <w:left w:w="100" w:type="dxa"/>
              <w:bottom w:w="100" w:type="dxa"/>
              <w:right w:w="100" w:type="dxa"/>
            </w:tcMar>
          </w:tcPr>
          <w:p w14:paraId="6254F510" w14:textId="77777777" w:rsidR="00453C8C" w:rsidRDefault="006B10E1">
            <w:pPr>
              <w:widowControl w:val="0"/>
            </w:pPr>
            <w:r>
              <w:rPr>
                <w:rFonts w:ascii="Calibri" w:eastAsia="Calibri" w:hAnsi="Calibri" w:cs="Calibri"/>
                <w:sz w:val="28"/>
                <w:szCs w:val="28"/>
              </w:rPr>
              <w:t>UC_4.2</w:t>
            </w:r>
          </w:p>
        </w:tc>
      </w:tr>
      <w:tr w:rsidR="00453C8C" w14:paraId="2D9806A5" w14:textId="77777777">
        <w:tc>
          <w:tcPr>
            <w:tcW w:w="3750" w:type="dxa"/>
            <w:tcMar>
              <w:top w:w="100" w:type="dxa"/>
              <w:left w:w="100" w:type="dxa"/>
              <w:bottom w:w="100" w:type="dxa"/>
              <w:right w:w="100" w:type="dxa"/>
            </w:tcMar>
          </w:tcPr>
          <w:p w14:paraId="6D626409" w14:textId="77777777" w:rsidR="00453C8C" w:rsidRDefault="006B10E1">
            <w:pPr>
              <w:widowControl w:val="0"/>
              <w:rPr>
                <w:sz w:val="32"/>
                <w:szCs w:val="32"/>
              </w:rPr>
            </w:pPr>
            <w:r>
              <w:rPr>
                <w:rFonts w:ascii="Calibri" w:eastAsia="Calibri" w:hAnsi="Calibri" w:cs="Calibri"/>
                <w:b/>
                <w:sz w:val="32"/>
                <w:szCs w:val="32"/>
              </w:rPr>
              <w:t>Nome Use Case</w:t>
            </w:r>
          </w:p>
        </w:tc>
        <w:tc>
          <w:tcPr>
            <w:tcW w:w="5250" w:type="dxa"/>
            <w:tcMar>
              <w:top w:w="100" w:type="dxa"/>
              <w:left w:w="100" w:type="dxa"/>
              <w:bottom w:w="100" w:type="dxa"/>
              <w:right w:w="100" w:type="dxa"/>
            </w:tcMar>
          </w:tcPr>
          <w:p w14:paraId="72A48BE7" w14:textId="77777777" w:rsidR="00453C8C" w:rsidRDefault="006B10E1">
            <w:pPr>
              <w:widowControl w:val="0"/>
            </w:pPr>
            <w:r>
              <w:rPr>
                <w:rFonts w:ascii="Calibri" w:eastAsia="Calibri" w:hAnsi="Calibri" w:cs="Calibri"/>
                <w:sz w:val="28"/>
                <w:szCs w:val="28"/>
              </w:rPr>
              <w:t>CambioGioco</w:t>
            </w:r>
          </w:p>
        </w:tc>
      </w:tr>
      <w:tr w:rsidR="00453C8C" w14:paraId="164B7245" w14:textId="77777777">
        <w:tc>
          <w:tcPr>
            <w:tcW w:w="3750" w:type="dxa"/>
            <w:tcMar>
              <w:top w:w="100" w:type="dxa"/>
              <w:left w:w="100" w:type="dxa"/>
              <w:bottom w:w="100" w:type="dxa"/>
              <w:right w:w="100" w:type="dxa"/>
            </w:tcMar>
          </w:tcPr>
          <w:p w14:paraId="3C43A6CF" w14:textId="77777777" w:rsidR="00453C8C" w:rsidRDefault="006B10E1">
            <w:pPr>
              <w:widowControl w:val="0"/>
              <w:rPr>
                <w:sz w:val="32"/>
                <w:szCs w:val="32"/>
              </w:rPr>
            </w:pPr>
            <w:r>
              <w:rPr>
                <w:rFonts w:ascii="Calibri" w:eastAsia="Calibri" w:hAnsi="Calibri" w:cs="Calibri"/>
                <w:b/>
                <w:sz w:val="32"/>
                <w:szCs w:val="32"/>
              </w:rPr>
              <w:t>Partecipanti</w:t>
            </w:r>
          </w:p>
        </w:tc>
        <w:tc>
          <w:tcPr>
            <w:tcW w:w="5250" w:type="dxa"/>
            <w:tcMar>
              <w:top w:w="100" w:type="dxa"/>
              <w:left w:w="100" w:type="dxa"/>
              <w:bottom w:w="100" w:type="dxa"/>
              <w:right w:w="100" w:type="dxa"/>
            </w:tcMar>
          </w:tcPr>
          <w:p w14:paraId="0A6315E4" w14:textId="77777777" w:rsidR="00453C8C" w:rsidRDefault="006B10E1">
            <w:pPr>
              <w:widowControl w:val="0"/>
            </w:pPr>
            <w:r>
              <w:rPr>
                <w:rFonts w:ascii="Calibri" w:eastAsia="Calibri" w:hAnsi="Calibri" w:cs="Calibri"/>
                <w:sz w:val="28"/>
                <w:szCs w:val="28"/>
              </w:rPr>
              <w:t>Utente</w:t>
            </w:r>
          </w:p>
        </w:tc>
      </w:tr>
      <w:tr w:rsidR="00453C8C" w14:paraId="188724D8" w14:textId="77777777">
        <w:tc>
          <w:tcPr>
            <w:tcW w:w="3750" w:type="dxa"/>
            <w:tcMar>
              <w:top w:w="100" w:type="dxa"/>
              <w:left w:w="100" w:type="dxa"/>
              <w:bottom w:w="100" w:type="dxa"/>
              <w:right w:w="100" w:type="dxa"/>
            </w:tcMar>
          </w:tcPr>
          <w:p w14:paraId="676B7B82" w14:textId="77777777" w:rsidR="00453C8C" w:rsidRDefault="006B10E1">
            <w:pPr>
              <w:widowControl w:val="0"/>
              <w:rPr>
                <w:sz w:val="32"/>
                <w:szCs w:val="32"/>
              </w:rPr>
            </w:pPr>
            <w:r>
              <w:rPr>
                <w:rFonts w:ascii="Calibri" w:eastAsia="Calibri" w:hAnsi="Calibri" w:cs="Calibri"/>
                <w:b/>
                <w:sz w:val="32"/>
                <w:szCs w:val="32"/>
              </w:rPr>
              <w:t>Condizione di Ingresso</w:t>
            </w:r>
          </w:p>
        </w:tc>
        <w:tc>
          <w:tcPr>
            <w:tcW w:w="5250" w:type="dxa"/>
            <w:tcMar>
              <w:top w:w="100" w:type="dxa"/>
              <w:left w:w="100" w:type="dxa"/>
              <w:bottom w:w="100" w:type="dxa"/>
              <w:right w:w="100" w:type="dxa"/>
            </w:tcMar>
          </w:tcPr>
          <w:p w14:paraId="216E1E25" w14:textId="77777777" w:rsidR="00453C8C" w:rsidRDefault="006B10E1">
            <w:pPr>
              <w:widowControl w:val="0"/>
            </w:pPr>
            <w:r>
              <w:rPr>
                <w:rFonts w:ascii="Calibri" w:eastAsia="Calibri" w:hAnsi="Calibri" w:cs="Calibri"/>
                <w:sz w:val="28"/>
                <w:szCs w:val="28"/>
              </w:rPr>
              <w:t>L’utente sta giocando.</w:t>
            </w:r>
          </w:p>
        </w:tc>
      </w:tr>
      <w:tr w:rsidR="00453C8C" w14:paraId="4E126F4F" w14:textId="77777777">
        <w:tc>
          <w:tcPr>
            <w:tcW w:w="3750" w:type="dxa"/>
            <w:tcMar>
              <w:top w:w="100" w:type="dxa"/>
              <w:left w:w="100" w:type="dxa"/>
              <w:bottom w:w="100" w:type="dxa"/>
              <w:right w:w="100" w:type="dxa"/>
            </w:tcMar>
          </w:tcPr>
          <w:p w14:paraId="139D3D2D" w14:textId="77777777" w:rsidR="00453C8C" w:rsidRDefault="006B10E1">
            <w:pPr>
              <w:widowControl w:val="0"/>
              <w:rPr>
                <w:sz w:val="32"/>
                <w:szCs w:val="32"/>
              </w:rPr>
            </w:pPr>
            <w:r>
              <w:rPr>
                <w:rFonts w:ascii="Calibri" w:eastAsia="Calibri" w:hAnsi="Calibri" w:cs="Calibri"/>
                <w:b/>
                <w:sz w:val="32"/>
                <w:szCs w:val="32"/>
              </w:rPr>
              <w:t>Flusso di Eventi</w:t>
            </w:r>
          </w:p>
        </w:tc>
        <w:tc>
          <w:tcPr>
            <w:tcW w:w="5250" w:type="dxa"/>
            <w:tcMar>
              <w:top w:w="100" w:type="dxa"/>
              <w:left w:w="100" w:type="dxa"/>
              <w:bottom w:w="100" w:type="dxa"/>
              <w:right w:w="100" w:type="dxa"/>
            </w:tcMar>
          </w:tcPr>
          <w:p w14:paraId="12409E7F" w14:textId="77777777" w:rsidR="00453C8C" w:rsidRDefault="00453C8C">
            <w:pPr>
              <w:widowControl w:val="0"/>
              <w:spacing w:line="276" w:lineRule="auto"/>
              <w:rPr>
                <w:sz w:val="32"/>
                <w:szCs w:val="32"/>
              </w:rPr>
            </w:pPr>
          </w:p>
          <w:tbl>
            <w:tblPr>
              <w:tblStyle w:val="aff"/>
              <w:tblW w:w="5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1"/>
              <w:gridCol w:w="2694"/>
            </w:tblGrid>
            <w:tr w:rsidR="00453C8C" w14:paraId="4BE973A8" w14:textId="77777777">
              <w:tc>
                <w:tcPr>
                  <w:tcW w:w="2341" w:type="dxa"/>
                </w:tcPr>
                <w:p w14:paraId="540D3BFC"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 xml:space="preserve">Utente </w:t>
                  </w:r>
                </w:p>
              </w:tc>
              <w:tc>
                <w:tcPr>
                  <w:tcW w:w="2694" w:type="dxa"/>
                </w:tcPr>
                <w:p w14:paraId="1AC32830" w14:textId="77777777" w:rsidR="00453C8C" w:rsidRDefault="006B10E1">
                  <w:pPr>
                    <w:widowControl w:val="0"/>
                    <w:rPr>
                      <w:rFonts w:ascii="Calibri" w:eastAsia="Calibri" w:hAnsi="Calibri" w:cs="Calibri"/>
                      <w:sz w:val="28"/>
                      <w:szCs w:val="28"/>
                    </w:rPr>
                  </w:pPr>
                  <w:r>
                    <w:rPr>
                      <w:rFonts w:ascii="Calibri" w:eastAsia="Calibri" w:hAnsi="Calibri" w:cs="Calibri"/>
                      <w:sz w:val="28"/>
                      <w:szCs w:val="28"/>
                    </w:rPr>
                    <w:t>Sistema</w:t>
                  </w:r>
                </w:p>
              </w:tc>
            </w:tr>
            <w:tr w:rsidR="00453C8C" w14:paraId="75712737" w14:textId="77777777">
              <w:tc>
                <w:tcPr>
                  <w:tcW w:w="2341" w:type="dxa"/>
                </w:tcPr>
                <w:p w14:paraId="5606D30A" w14:textId="77777777" w:rsidR="00453C8C" w:rsidRDefault="006B10E1">
                  <w:pPr>
                    <w:widowControl w:val="0"/>
                  </w:pPr>
                  <w:r>
                    <w:rPr>
                      <w:rFonts w:ascii="Calibri" w:eastAsia="Calibri" w:hAnsi="Calibri" w:cs="Calibri"/>
                      <w:sz w:val="28"/>
                      <w:szCs w:val="28"/>
                    </w:rPr>
                    <w:t>L’utente dopo aver eseguito l’intero quiz, decide di voler cambiare gioco.</w:t>
                  </w:r>
                </w:p>
                <w:p w14:paraId="5EDB0CC2" w14:textId="77777777" w:rsidR="00453C8C" w:rsidRDefault="006B10E1">
                  <w:pPr>
                    <w:widowControl w:val="0"/>
                  </w:pPr>
                  <w:r>
                    <w:rPr>
                      <w:rFonts w:ascii="Calibri" w:eastAsia="Calibri" w:hAnsi="Calibri" w:cs="Calibri"/>
                      <w:sz w:val="28"/>
                      <w:szCs w:val="28"/>
                    </w:rPr>
                    <w:t xml:space="preserve">Clicca sul pulsante </w:t>
                  </w:r>
                </w:p>
                <w:p w14:paraId="14855E6C" w14:textId="77777777" w:rsidR="00453C8C" w:rsidRDefault="006B10E1">
                  <w:pPr>
                    <w:widowControl w:val="0"/>
                  </w:pPr>
                  <w:r>
                    <w:rPr>
                      <w:rFonts w:ascii="Calibri" w:eastAsia="Calibri" w:hAnsi="Calibri" w:cs="Calibri"/>
                      <w:sz w:val="28"/>
                      <w:szCs w:val="28"/>
                    </w:rPr>
                    <w:t xml:space="preserve">“esci” per uscire dal gioco. </w:t>
                  </w:r>
                </w:p>
              </w:tc>
              <w:tc>
                <w:tcPr>
                  <w:tcW w:w="2694" w:type="dxa"/>
                </w:tcPr>
                <w:p w14:paraId="5B8416F2" w14:textId="77777777" w:rsidR="00453C8C" w:rsidRDefault="00453C8C">
                  <w:pPr>
                    <w:widowControl w:val="0"/>
                  </w:pPr>
                </w:p>
              </w:tc>
            </w:tr>
            <w:tr w:rsidR="00453C8C" w14:paraId="63C35D43" w14:textId="77777777">
              <w:tc>
                <w:tcPr>
                  <w:tcW w:w="2341" w:type="dxa"/>
                </w:tcPr>
                <w:p w14:paraId="10FA5900" w14:textId="77777777" w:rsidR="00453C8C" w:rsidRDefault="00453C8C">
                  <w:pPr>
                    <w:widowControl w:val="0"/>
                  </w:pPr>
                </w:p>
              </w:tc>
              <w:tc>
                <w:tcPr>
                  <w:tcW w:w="2694" w:type="dxa"/>
                </w:tcPr>
                <w:p w14:paraId="6F351DC1" w14:textId="77777777" w:rsidR="00453C8C" w:rsidRDefault="006B10E1">
                  <w:pPr>
                    <w:widowControl w:val="0"/>
                  </w:pPr>
                  <w:r>
                    <w:rPr>
                      <w:rFonts w:ascii="Calibri" w:eastAsia="Calibri" w:hAnsi="Calibri" w:cs="Calibri"/>
                      <w:sz w:val="28"/>
                      <w:szCs w:val="28"/>
                    </w:rPr>
                    <w:t>Il sistema elabora le informazioni e</w:t>
                  </w:r>
                  <w:r>
                    <w:t xml:space="preserve"> </w:t>
                  </w:r>
                  <w:r>
                    <w:rPr>
                      <w:rFonts w:ascii="Calibri" w:eastAsia="Calibri" w:hAnsi="Calibri" w:cs="Calibri"/>
                      <w:sz w:val="28"/>
                      <w:szCs w:val="28"/>
                    </w:rPr>
                    <w:t>torna alla schermata precedente.</w:t>
                  </w:r>
                </w:p>
              </w:tc>
            </w:tr>
          </w:tbl>
          <w:p w14:paraId="58DDBFC3" w14:textId="77777777" w:rsidR="00453C8C" w:rsidRDefault="00453C8C">
            <w:pPr>
              <w:widowControl w:val="0"/>
            </w:pPr>
          </w:p>
        </w:tc>
      </w:tr>
      <w:tr w:rsidR="00453C8C" w14:paraId="568CD6C3" w14:textId="77777777">
        <w:tc>
          <w:tcPr>
            <w:tcW w:w="3750" w:type="dxa"/>
            <w:tcMar>
              <w:top w:w="100" w:type="dxa"/>
              <w:left w:w="100" w:type="dxa"/>
              <w:bottom w:w="100" w:type="dxa"/>
              <w:right w:w="100" w:type="dxa"/>
            </w:tcMar>
          </w:tcPr>
          <w:p w14:paraId="344510E0" w14:textId="77777777" w:rsidR="00453C8C" w:rsidRDefault="006B10E1">
            <w:pPr>
              <w:widowControl w:val="0"/>
              <w:rPr>
                <w:sz w:val="32"/>
                <w:szCs w:val="32"/>
              </w:rPr>
            </w:pPr>
            <w:r>
              <w:rPr>
                <w:rFonts w:ascii="Calibri" w:eastAsia="Calibri" w:hAnsi="Calibri" w:cs="Calibri"/>
                <w:b/>
                <w:sz w:val="32"/>
                <w:szCs w:val="32"/>
              </w:rPr>
              <w:t>Condizione d’uscita</w:t>
            </w:r>
          </w:p>
        </w:tc>
        <w:tc>
          <w:tcPr>
            <w:tcW w:w="5250" w:type="dxa"/>
            <w:tcMar>
              <w:top w:w="100" w:type="dxa"/>
              <w:left w:w="100" w:type="dxa"/>
              <w:bottom w:w="100" w:type="dxa"/>
              <w:right w:w="100" w:type="dxa"/>
            </w:tcMar>
          </w:tcPr>
          <w:p w14:paraId="58A53FC9" w14:textId="77777777" w:rsidR="00453C8C" w:rsidRDefault="006B10E1">
            <w:pPr>
              <w:widowControl w:val="0"/>
            </w:pPr>
            <w:r>
              <w:rPr>
                <w:rFonts w:ascii="Calibri" w:eastAsia="Calibri" w:hAnsi="Calibri" w:cs="Calibri"/>
                <w:sz w:val="28"/>
                <w:szCs w:val="28"/>
              </w:rPr>
              <w:t xml:space="preserve">L’utente torna alla pagina della lista dei giochi disponibili. </w:t>
            </w:r>
          </w:p>
        </w:tc>
      </w:tr>
      <w:tr w:rsidR="00453C8C" w14:paraId="38C0192F" w14:textId="77777777">
        <w:tc>
          <w:tcPr>
            <w:tcW w:w="3750" w:type="dxa"/>
            <w:tcMar>
              <w:top w:w="100" w:type="dxa"/>
              <w:left w:w="100" w:type="dxa"/>
              <w:bottom w:w="100" w:type="dxa"/>
              <w:right w:w="100" w:type="dxa"/>
            </w:tcMar>
          </w:tcPr>
          <w:p w14:paraId="7417E163" w14:textId="77777777" w:rsidR="00453C8C" w:rsidRDefault="006B10E1">
            <w:pPr>
              <w:widowControl w:val="0"/>
              <w:rPr>
                <w:sz w:val="32"/>
                <w:szCs w:val="32"/>
              </w:rPr>
            </w:pPr>
            <w:r>
              <w:rPr>
                <w:rFonts w:ascii="Calibri" w:eastAsia="Calibri" w:hAnsi="Calibri" w:cs="Calibri"/>
                <w:b/>
                <w:sz w:val="32"/>
                <w:szCs w:val="32"/>
              </w:rPr>
              <w:t>Eccezioni</w:t>
            </w:r>
          </w:p>
        </w:tc>
        <w:tc>
          <w:tcPr>
            <w:tcW w:w="5250" w:type="dxa"/>
            <w:tcMar>
              <w:top w:w="100" w:type="dxa"/>
              <w:left w:w="100" w:type="dxa"/>
              <w:bottom w:w="100" w:type="dxa"/>
              <w:right w:w="100" w:type="dxa"/>
            </w:tcMar>
          </w:tcPr>
          <w:p w14:paraId="532E780B" w14:textId="77777777" w:rsidR="00453C8C" w:rsidRDefault="00453C8C">
            <w:pPr>
              <w:widowControl w:val="0"/>
            </w:pPr>
          </w:p>
        </w:tc>
      </w:tr>
      <w:tr w:rsidR="00453C8C" w14:paraId="6D4C866D" w14:textId="77777777">
        <w:tc>
          <w:tcPr>
            <w:tcW w:w="3750" w:type="dxa"/>
            <w:tcMar>
              <w:top w:w="100" w:type="dxa"/>
              <w:left w:w="100" w:type="dxa"/>
              <w:bottom w:w="100" w:type="dxa"/>
              <w:right w:w="100" w:type="dxa"/>
            </w:tcMar>
          </w:tcPr>
          <w:p w14:paraId="3C92FC16" w14:textId="77777777" w:rsidR="00453C8C" w:rsidRDefault="006B10E1">
            <w:pPr>
              <w:widowControl w:val="0"/>
              <w:rPr>
                <w:sz w:val="32"/>
                <w:szCs w:val="32"/>
              </w:rPr>
            </w:pPr>
            <w:r>
              <w:rPr>
                <w:rFonts w:ascii="Calibri" w:eastAsia="Calibri" w:hAnsi="Calibri" w:cs="Calibri"/>
                <w:b/>
                <w:sz w:val="32"/>
                <w:szCs w:val="32"/>
              </w:rPr>
              <w:lastRenderedPageBreak/>
              <w:t>Requisiti di qualità</w:t>
            </w:r>
          </w:p>
        </w:tc>
        <w:tc>
          <w:tcPr>
            <w:tcW w:w="5250" w:type="dxa"/>
            <w:tcMar>
              <w:top w:w="100" w:type="dxa"/>
              <w:left w:w="100" w:type="dxa"/>
              <w:bottom w:w="100" w:type="dxa"/>
              <w:right w:w="100" w:type="dxa"/>
            </w:tcMar>
          </w:tcPr>
          <w:p w14:paraId="6DDDB3ED" w14:textId="77777777" w:rsidR="00453C8C" w:rsidRDefault="00453C8C">
            <w:pPr>
              <w:widowControl w:val="0"/>
            </w:pPr>
          </w:p>
        </w:tc>
      </w:tr>
    </w:tbl>
    <w:p w14:paraId="2BCE0334" w14:textId="77777777" w:rsidR="00453C8C" w:rsidRDefault="00453C8C"/>
    <w:p w14:paraId="195DA242" w14:textId="77777777" w:rsidR="00453C8C" w:rsidRDefault="006B10E1">
      <w:r>
        <w:br w:type="page"/>
      </w:r>
    </w:p>
    <w:p w14:paraId="38267294" w14:textId="77777777" w:rsidR="00453C8C" w:rsidRDefault="00453C8C"/>
    <w:tbl>
      <w:tblPr>
        <w:tblStyle w:val="aff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5235"/>
      </w:tblGrid>
      <w:tr w:rsidR="00453C8C" w14:paraId="1BA4C5E9" w14:textId="77777777">
        <w:tc>
          <w:tcPr>
            <w:tcW w:w="3765" w:type="dxa"/>
            <w:tcMar>
              <w:top w:w="100" w:type="dxa"/>
              <w:left w:w="100" w:type="dxa"/>
              <w:bottom w:w="100" w:type="dxa"/>
              <w:right w:w="100" w:type="dxa"/>
            </w:tcMar>
          </w:tcPr>
          <w:p w14:paraId="36065EE0" w14:textId="77777777" w:rsidR="00453C8C" w:rsidRDefault="006B10E1">
            <w:pPr>
              <w:widowControl w:val="0"/>
              <w:rPr>
                <w:sz w:val="32"/>
                <w:szCs w:val="32"/>
              </w:rPr>
            </w:pPr>
            <w:r>
              <w:rPr>
                <w:rFonts w:ascii="Calibri" w:eastAsia="Calibri" w:hAnsi="Calibri" w:cs="Calibri"/>
                <w:b/>
                <w:sz w:val="32"/>
                <w:szCs w:val="32"/>
              </w:rPr>
              <w:t>ID</w:t>
            </w:r>
          </w:p>
        </w:tc>
        <w:tc>
          <w:tcPr>
            <w:tcW w:w="5235" w:type="dxa"/>
            <w:tcMar>
              <w:top w:w="100" w:type="dxa"/>
              <w:left w:w="100" w:type="dxa"/>
              <w:bottom w:w="100" w:type="dxa"/>
              <w:right w:w="100" w:type="dxa"/>
            </w:tcMar>
          </w:tcPr>
          <w:p w14:paraId="2D727950" w14:textId="77777777" w:rsidR="00453C8C" w:rsidRDefault="006B10E1">
            <w:pPr>
              <w:widowControl w:val="0"/>
              <w:rPr>
                <w:sz w:val="28"/>
                <w:szCs w:val="28"/>
              </w:rPr>
            </w:pPr>
            <w:r>
              <w:rPr>
                <w:rFonts w:ascii="Calibri" w:eastAsia="Calibri" w:hAnsi="Calibri" w:cs="Calibri"/>
                <w:sz w:val="28"/>
                <w:szCs w:val="28"/>
              </w:rPr>
              <w:t>UC_4.3</w:t>
            </w:r>
          </w:p>
        </w:tc>
      </w:tr>
      <w:tr w:rsidR="00453C8C" w14:paraId="7B3D9EE3" w14:textId="77777777">
        <w:tc>
          <w:tcPr>
            <w:tcW w:w="3765" w:type="dxa"/>
            <w:tcMar>
              <w:top w:w="100" w:type="dxa"/>
              <w:left w:w="100" w:type="dxa"/>
              <w:bottom w:w="100" w:type="dxa"/>
              <w:right w:w="100" w:type="dxa"/>
            </w:tcMar>
          </w:tcPr>
          <w:p w14:paraId="1B4938F0" w14:textId="77777777" w:rsidR="00453C8C" w:rsidRDefault="006B10E1">
            <w:pPr>
              <w:widowControl w:val="0"/>
              <w:rPr>
                <w:sz w:val="32"/>
                <w:szCs w:val="32"/>
              </w:rPr>
            </w:pPr>
            <w:r>
              <w:rPr>
                <w:rFonts w:ascii="Calibri" w:eastAsia="Calibri" w:hAnsi="Calibri" w:cs="Calibri"/>
                <w:b/>
                <w:sz w:val="32"/>
                <w:szCs w:val="32"/>
              </w:rPr>
              <w:t>Nome Use Case</w:t>
            </w:r>
          </w:p>
        </w:tc>
        <w:tc>
          <w:tcPr>
            <w:tcW w:w="5235" w:type="dxa"/>
            <w:tcMar>
              <w:top w:w="100" w:type="dxa"/>
              <w:left w:w="100" w:type="dxa"/>
              <w:bottom w:w="100" w:type="dxa"/>
              <w:right w:w="100" w:type="dxa"/>
            </w:tcMar>
          </w:tcPr>
          <w:p w14:paraId="631A18FD" w14:textId="77777777" w:rsidR="00453C8C" w:rsidRDefault="006B10E1">
            <w:pPr>
              <w:widowControl w:val="0"/>
              <w:rPr>
                <w:sz w:val="28"/>
                <w:szCs w:val="28"/>
              </w:rPr>
            </w:pPr>
            <w:r>
              <w:rPr>
                <w:rFonts w:ascii="Calibri" w:eastAsia="Calibri" w:hAnsi="Calibri" w:cs="Calibri"/>
                <w:sz w:val="28"/>
                <w:szCs w:val="28"/>
              </w:rPr>
              <w:t>InterrruzioneEsecuzioneGioco</w:t>
            </w:r>
          </w:p>
        </w:tc>
      </w:tr>
      <w:tr w:rsidR="00453C8C" w14:paraId="51207551" w14:textId="77777777">
        <w:tc>
          <w:tcPr>
            <w:tcW w:w="3765" w:type="dxa"/>
            <w:tcMar>
              <w:top w:w="100" w:type="dxa"/>
              <w:left w:w="100" w:type="dxa"/>
              <w:bottom w:w="100" w:type="dxa"/>
              <w:right w:w="100" w:type="dxa"/>
            </w:tcMar>
          </w:tcPr>
          <w:p w14:paraId="060569C6" w14:textId="77777777" w:rsidR="00453C8C" w:rsidRDefault="006B10E1">
            <w:pPr>
              <w:widowControl w:val="0"/>
              <w:rPr>
                <w:sz w:val="32"/>
                <w:szCs w:val="32"/>
              </w:rPr>
            </w:pPr>
            <w:r>
              <w:rPr>
                <w:rFonts w:ascii="Calibri" w:eastAsia="Calibri" w:hAnsi="Calibri" w:cs="Calibri"/>
                <w:b/>
                <w:sz w:val="32"/>
                <w:szCs w:val="32"/>
              </w:rPr>
              <w:t>Partecipanti</w:t>
            </w:r>
          </w:p>
        </w:tc>
        <w:tc>
          <w:tcPr>
            <w:tcW w:w="5235" w:type="dxa"/>
            <w:tcMar>
              <w:top w:w="100" w:type="dxa"/>
              <w:left w:w="100" w:type="dxa"/>
              <w:bottom w:w="100" w:type="dxa"/>
              <w:right w:w="100" w:type="dxa"/>
            </w:tcMar>
          </w:tcPr>
          <w:p w14:paraId="18B7756C" w14:textId="77777777" w:rsidR="00453C8C" w:rsidRDefault="006B10E1">
            <w:pPr>
              <w:widowControl w:val="0"/>
              <w:rPr>
                <w:sz w:val="28"/>
                <w:szCs w:val="28"/>
              </w:rPr>
            </w:pPr>
            <w:r>
              <w:rPr>
                <w:rFonts w:ascii="Calibri" w:eastAsia="Calibri" w:hAnsi="Calibri" w:cs="Calibri"/>
                <w:sz w:val="28"/>
                <w:szCs w:val="28"/>
              </w:rPr>
              <w:t>Utente</w:t>
            </w:r>
          </w:p>
        </w:tc>
      </w:tr>
      <w:tr w:rsidR="00453C8C" w14:paraId="77C4FDCD" w14:textId="77777777">
        <w:tc>
          <w:tcPr>
            <w:tcW w:w="3765" w:type="dxa"/>
            <w:tcMar>
              <w:top w:w="100" w:type="dxa"/>
              <w:left w:w="100" w:type="dxa"/>
              <w:bottom w:w="100" w:type="dxa"/>
              <w:right w:w="100" w:type="dxa"/>
            </w:tcMar>
          </w:tcPr>
          <w:p w14:paraId="65419065" w14:textId="77777777" w:rsidR="00453C8C" w:rsidRDefault="006B10E1">
            <w:pPr>
              <w:widowControl w:val="0"/>
              <w:rPr>
                <w:sz w:val="32"/>
                <w:szCs w:val="32"/>
              </w:rPr>
            </w:pPr>
            <w:r>
              <w:rPr>
                <w:rFonts w:ascii="Calibri" w:eastAsia="Calibri" w:hAnsi="Calibri" w:cs="Calibri"/>
                <w:b/>
                <w:sz w:val="32"/>
                <w:szCs w:val="32"/>
              </w:rPr>
              <w:t>Condizione di Ingresso</w:t>
            </w:r>
          </w:p>
        </w:tc>
        <w:tc>
          <w:tcPr>
            <w:tcW w:w="5235" w:type="dxa"/>
            <w:tcMar>
              <w:top w:w="100" w:type="dxa"/>
              <w:left w:w="100" w:type="dxa"/>
              <w:bottom w:w="100" w:type="dxa"/>
              <w:right w:w="100" w:type="dxa"/>
            </w:tcMar>
          </w:tcPr>
          <w:p w14:paraId="1F4D6915" w14:textId="77777777" w:rsidR="00453C8C" w:rsidRDefault="006B10E1">
            <w:pPr>
              <w:widowControl w:val="0"/>
              <w:rPr>
                <w:sz w:val="28"/>
                <w:szCs w:val="28"/>
              </w:rPr>
            </w:pPr>
            <w:r>
              <w:rPr>
                <w:rFonts w:ascii="Calibri" w:eastAsia="Calibri" w:hAnsi="Calibri" w:cs="Calibri"/>
                <w:sz w:val="28"/>
                <w:szCs w:val="28"/>
              </w:rPr>
              <w:t>L’utente smette di giocare e seleziona l’opzione “indietro”</w:t>
            </w:r>
          </w:p>
        </w:tc>
      </w:tr>
      <w:tr w:rsidR="00453C8C" w14:paraId="3A978C7C" w14:textId="77777777">
        <w:tc>
          <w:tcPr>
            <w:tcW w:w="3765" w:type="dxa"/>
            <w:tcMar>
              <w:top w:w="100" w:type="dxa"/>
              <w:left w:w="100" w:type="dxa"/>
              <w:bottom w:w="100" w:type="dxa"/>
              <w:right w:w="100" w:type="dxa"/>
            </w:tcMar>
          </w:tcPr>
          <w:p w14:paraId="5B49A3FF" w14:textId="77777777" w:rsidR="00453C8C" w:rsidRDefault="006B10E1">
            <w:pPr>
              <w:widowControl w:val="0"/>
              <w:rPr>
                <w:sz w:val="32"/>
                <w:szCs w:val="32"/>
              </w:rPr>
            </w:pPr>
            <w:r>
              <w:rPr>
                <w:rFonts w:ascii="Calibri" w:eastAsia="Calibri" w:hAnsi="Calibri" w:cs="Calibri"/>
                <w:b/>
                <w:sz w:val="32"/>
                <w:szCs w:val="32"/>
              </w:rPr>
              <w:t>Flusso di eventi</w:t>
            </w:r>
          </w:p>
        </w:tc>
        <w:tc>
          <w:tcPr>
            <w:tcW w:w="5235" w:type="dxa"/>
            <w:tcMar>
              <w:top w:w="100" w:type="dxa"/>
              <w:left w:w="100" w:type="dxa"/>
              <w:bottom w:w="100" w:type="dxa"/>
              <w:right w:w="100" w:type="dxa"/>
            </w:tcMar>
          </w:tcPr>
          <w:p w14:paraId="332557A9" w14:textId="77777777" w:rsidR="00453C8C" w:rsidRDefault="00453C8C">
            <w:pPr>
              <w:widowControl w:val="0"/>
              <w:spacing w:line="276" w:lineRule="auto"/>
              <w:rPr>
                <w:sz w:val="32"/>
                <w:szCs w:val="32"/>
              </w:rPr>
            </w:pPr>
          </w:p>
          <w:tbl>
            <w:tblPr>
              <w:tblStyle w:val="aff1"/>
              <w:tblW w:w="5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3687"/>
            </w:tblGrid>
            <w:tr w:rsidR="00453C8C" w14:paraId="5FB09CC7" w14:textId="77777777">
              <w:tc>
                <w:tcPr>
                  <w:tcW w:w="1333" w:type="dxa"/>
                </w:tcPr>
                <w:p w14:paraId="3AA0C90F"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 xml:space="preserve">Utente </w:t>
                  </w:r>
                </w:p>
              </w:tc>
              <w:tc>
                <w:tcPr>
                  <w:tcW w:w="3687" w:type="dxa"/>
                </w:tcPr>
                <w:p w14:paraId="454E160C"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Sistema</w:t>
                  </w:r>
                </w:p>
              </w:tc>
            </w:tr>
            <w:tr w:rsidR="00453C8C" w14:paraId="286E4486" w14:textId="77777777">
              <w:tc>
                <w:tcPr>
                  <w:tcW w:w="1333" w:type="dxa"/>
                </w:tcPr>
                <w:p w14:paraId="157B7701" w14:textId="77777777" w:rsidR="00453C8C" w:rsidRDefault="00453C8C">
                  <w:pPr>
                    <w:widowControl w:val="0"/>
                    <w:jc w:val="right"/>
                    <w:rPr>
                      <w:rFonts w:ascii="Calibri" w:eastAsia="Calibri" w:hAnsi="Calibri" w:cs="Calibri"/>
                      <w:sz w:val="28"/>
                      <w:szCs w:val="28"/>
                    </w:rPr>
                  </w:pPr>
                </w:p>
              </w:tc>
              <w:tc>
                <w:tcPr>
                  <w:tcW w:w="3687" w:type="dxa"/>
                </w:tcPr>
                <w:p w14:paraId="3C912CBE" w14:textId="77777777" w:rsidR="00453C8C" w:rsidRDefault="006B10E1">
                  <w:pPr>
                    <w:widowControl w:val="0"/>
                    <w:jc w:val="right"/>
                    <w:rPr>
                      <w:rFonts w:ascii="Calibri" w:eastAsia="Calibri" w:hAnsi="Calibri" w:cs="Calibri"/>
                      <w:sz w:val="28"/>
                      <w:szCs w:val="28"/>
                    </w:rPr>
                  </w:pPr>
                  <w:r>
                    <w:rPr>
                      <w:rFonts w:ascii="Calibri" w:eastAsia="Calibri" w:hAnsi="Calibri" w:cs="Calibri"/>
                      <w:sz w:val="28"/>
                      <w:szCs w:val="28"/>
                    </w:rPr>
                    <w:t>Il sistema rimuove i dati dell’ utente relativi alla sessione di gioco in esecuzione e reindirizza l’utente alla schermata precedente.</w:t>
                  </w:r>
                </w:p>
              </w:tc>
            </w:tr>
          </w:tbl>
          <w:p w14:paraId="294797CE" w14:textId="77777777" w:rsidR="00453C8C" w:rsidRDefault="00453C8C">
            <w:pPr>
              <w:widowControl w:val="0"/>
              <w:jc w:val="right"/>
              <w:rPr>
                <w:sz w:val="28"/>
                <w:szCs w:val="28"/>
              </w:rPr>
            </w:pPr>
          </w:p>
        </w:tc>
      </w:tr>
      <w:tr w:rsidR="00453C8C" w14:paraId="7D7B3283" w14:textId="77777777">
        <w:tc>
          <w:tcPr>
            <w:tcW w:w="3765" w:type="dxa"/>
            <w:tcMar>
              <w:top w:w="100" w:type="dxa"/>
              <w:left w:w="100" w:type="dxa"/>
              <w:bottom w:w="100" w:type="dxa"/>
              <w:right w:w="100" w:type="dxa"/>
            </w:tcMar>
          </w:tcPr>
          <w:p w14:paraId="62F531EF" w14:textId="77777777" w:rsidR="00453C8C" w:rsidRDefault="006B10E1">
            <w:pPr>
              <w:widowControl w:val="0"/>
              <w:rPr>
                <w:sz w:val="32"/>
                <w:szCs w:val="32"/>
              </w:rPr>
            </w:pPr>
            <w:r>
              <w:rPr>
                <w:rFonts w:ascii="Calibri" w:eastAsia="Calibri" w:hAnsi="Calibri" w:cs="Calibri"/>
                <w:b/>
                <w:sz w:val="32"/>
                <w:szCs w:val="32"/>
              </w:rPr>
              <w:t>Condizione di uscita</w:t>
            </w:r>
          </w:p>
        </w:tc>
        <w:tc>
          <w:tcPr>
            <w:tcW w:w="5235" w:type="dxa"/>
            <w:tcMar>
              <w:top w:w="100" w:type="dxa"/>
              <w:left w:w="100" w:type="dxa"/>
              <w:bottom w:w="100" w:type="dxa"/>
              <w:right w:w="100" w:type="dxa"/>
            </w:tcMar>
          </w:tcPr>
          <w:p w14:paraId="73898333" w14:textId="77777777" w:rsidR="00453C8C" w:rsidRDefault="006B10E1">
            <w:pPr>
              <w:widowControl w:val="0"/>
              <w:rPr>
                <w:sz w:val="28"/>
                <w:szCs w:val="28"/>
              </w:rPr>
            </w:pPr>
            <w:r>
              <w:rPr>
                <w:rFonts w:ascii="Calibri" w:eastAsia="Calibri" w:hAnsi="Calibri" w:cs="Calibri"/>
                <w:sz w:val="28"/>
                <w:szCs w:val="28"/>
              </w:rPr>
              <w:t>L’utente ha smesso di giocare.</w:t>
            </w:r>
          </w:p>
        </w:tc>
      </w:tr>
      <w:tr w:rsidR="00453C8C" w14:paraId="79B8D541" w14:textId="77777777">
        <w:tc>
          <w:tcPr>
            <w:tcW w:w="3765" w:type="dxa"/>
            <w:tcMar>
              <w:top w:w="100" w:type="dxa"/>
              <w:left w:w="100" w:type="dxa"/>
              <w:bottom w:w="100" w:type="dxa"/>
              <w:right w:w="100" w:type="dxa"/>
            </w:tcMar>
          </w:tcPr>
          <w:p w14:paraId="7A4DB682" w14:textId="77777777" w:rsidR="00453C8C" w:rsidRDefault="006B10E1">
            <w:pPr>
              <w:widowControl w:val="0"/>
              <w:rPr>
                <w:sz w:val="32"/>
                <w:szCs w:val="32"/>
              </w:rPr>
            </w:pPr>
            <w:r>
              <w:rPr>
                <w:rFonts w:ascii="Calibri" w:eastAsia="Calibri" w:hAnsi="Calibri" w:cs="Calibri"/>
                <w:b/>
                <w:sz w:val="32"/>
                <w:szCs w:val="32"/>
              </w:rPr>
              <w:t>Eccezioni</w:t>
            </w:r>
          </w:p>
        </w:tc>
        <w:tc>
          <w:tcPr>
            <w:tcW w:w="5235" w:type="dxa"/>
            <w:tcMar>
              <w:top w:w="100" w:type="dxa"/>
              <w:left w:w="100" w:type="dxa"/>
              <w:bottom w:w="100" w:type="dxa"/>
              <w:right w:w="100" w:type="dxa"/>
            </w:tcMar>
          </w:tcPr>
          <w:p w14:paraId="125FA139" w14:textId="77777777" w:rsidR="00453C8C" w:rsidRDefault="00453C8C">
            <w:pPr>
              <w:widowControl w:val="0"/>
              <w:rPr>
                <w:sz w:val="28"/>
                <w:szCs w:val="28"/>
              </w:rPr>
            </w:pPr>
          </w:p>
        </w:tc>
      </w:tr>
      <w:tr w:rsidR="00453C8C" w14:paraId="008561D4" w14:textId="77777777">
        <w:tc>
          <w:tcPr>
            <w:tcW w:w="3765" w:type="dxa"/>
            <w:tcMar>
              <w:top w:w="100" w:type="dxa"/>
              <w:left w:w="100" w:type="dxa"/>
              <w:bottom w:w="100" w:type="dxa"/>
              <w:right w:w="100" w:type="dxa"/>
            </w:tcMar>
          </w:tcPr>
          <w:p w14:paraId="42DA1EBE" w14:textId="77777777" w:rsidR="00453C8C" w:rsidRDefault="006B10E1">
            <w:pPr>
              <w:widowControl w:val="0"/>
              <w:rPr>
                <w:sz w:val="32"/>
                <w:szCs w:val="32"/>
              </w:rPr>
            </w:pPr>
            <w:r>
              <w:rPr>
                <w:rFonts w:ascii="Calibri" w:eastAsia="Calibri" w:hAnsi="Calibri" w:cs="Calibri"/>
                <w:b/>
                <w:sz w:val="32"/>
                <w:szCs w:val="32"/>
              </w:rPr>
              <w:t>Requisiti di qualità</w:t>
            </w:r>
          </w:p>
        </w:tc>
        <w:tc>
          <w:tcPr>
            <w:tcW w:w="5235" w:type="dxa"/>
            <w:tcMar>
              <w:top w:w="100" w:type="dxa"/>
              <w:left w:w="100" w:type="dxa"/>
              <w:bottom w:w="100" w:type="dxa"/>
              <w:right w:w="100" w:type="dxa"/>
            </w:tcMar>
          </w:tcPr>
          <w:p w14:paraId="44DA29E0" w14:textId="77777777" w:rsidR="00453C8C" w:rsidRDefault="00453C8C">
            <w:pPr>
              <w:widowControl w:val="0"/>
            </w:pPr>
          </w:p>
        </w:tc>
      </w:tr>
    </w:tbl>
    <w:p w14:paraId="1806A143" w14:textId="77777777" w:rsidR="00453C8C" w:rsidRDefault="00453C8C">
      <w:pPr>
        <w:rPr>
          <w:rFonts w:ascii="Calibri" w:eastAsia="Calibri" w:hAnsi="Calibri" w:cs="Calibri"/>
          <w:b/>
          <w:sz w:val="36"/>
          <w:szCs w:val="36"/>
        </w:rPr>
      </w:pPr>
    </w:p>
    <w:p w14:paraId="5165575D" w14:textId="77777777" w:rsidR="00453C8C" w:rsidRDefault="00453C8C">
      <w:pPr>
        <w:rPr>
          <w:rFonts w:ascii="Calibri" w:eastAsia="Calibri" w:hAnsi="Calibri" w:cs="Calibri"/>
          <w:b/>
          <w:sz w:val="36"/>
          <w:szCs w:val="36"/>
        </w:rPr>
      </w:pPr>
    </w:p>
    <w:p w14:paraId="37D56FD4" w14:textId="77777777" w:rsidR="00453C8C" w:rsidRDefault="006B10E1">
      <w:pPr>
        <w:keepNext/>
        <w:numPr>
          <w:ilvl w:val="3"/>
          <w:numId w:val="10"/>
        </w:numPr>
        <w:spacing w:after="160" w:line="252" w:lineRule="auto"/>
        <w:ind w:firstLine="1560"/>
        <w:contextualSpacing/>
        <w:rPr>
          <w:rFonts w:ascii="Calibri" w:eastAsia="Calibri" w:hAnsi="Calibri" w:cs="Calibri"/>
        </w:rPr>
      </w:pPr>
      <w:r>
        <w:rPr>
          <w:rFonts w:ascii="Calibri" w:eastAsia="Calibri" w:hAnsi="Calibri" w:cs="Calibri"/>
          <w:b/>
          <w:sz w:val="36"/>
          <w:szCs w:val="36"/>
        </w:rPr>
        <w:lastRenderedPageBreak/>
        <w:t xml:space="preserve">Gestione record </w:t>
      </w:r>
    </w:p>
    <w:p w14:paraId="122FDC81" w14:textId="77777777" w:rsidR="00453C8C" w:rsidRDefault="006B10E1">
      <w:r>
        <w:rPr>
          <w:noProof/>
        </w:rPr>
        <w:drawing>
          <wp:inline distT="114300" distB="114300" distL="114300" distR="114300" wp14:anchorId="2081B543" wp14:editId="2B139393">
            <wp:extent cx="5721719" cy="3838931"/>
            <wp:effectExtent l="0" t="0" r="0" b="0"/>
            <wp:docPr id="29" name="image59.png" descr="gestione record.png"/>
            <wp:cNvGraphicFramePr/>
            <a:graphic xmlns:a="http://schemas.openxmlformats.org/drawingml/2006/main">
              <a:graphicData uri="http://schemas.openxmlformats.org/drawingml/2006/picture">
                <pic:pic xmlns:pic="http://schemas.openxmlformats.org/drawingml/2006/picture">
                  <pic:nvPicPr>
                    <pic:cNvPr id="0" name="image59.png" descr="gestione record.png"/>
                    <pic:cNvPicPr preferRelativeResize="0"/>
                  </pic:nvPicPr>
                  <pic:blipFill>
                    <a:blip r:embed="rId14"/>
                    <a:srcRect/>
                    <a:stretch>
                      <a:fillRect/>
                    </a:stretch>
                  </pic:blipFill>
                  <pic:spPr>
                    <a:xfrm>
                      <a:off x="0" y="0"/>
                      <a:ext cx="5721719" cy="3838931"/>
                    </a:xfrm>
                    <a:prstGeom prst="rect">
                      <a:avLst/>
                    </a:prstGeom>
                    <a:ln/>
                  </pic:spPr>
                </pic:pic>
              </a:graphicData>
            </a:graphic>
          </wp:inline>
        </w:drawing>
      </w:r>
    </w:p>
    <w:p w14:paraId="512AF516" w14:textId="77777777" w:rsidR="00453C8C" w:rsidRDefault="00453C8C"/>
    <w:p w14:paraId="78093DFB" w14:textId="77777777" w:rsidR="00453C8C" w:rsidRDefault="00453C8C"/>
    <w:tbl>
      <w:tblPr>
        <w:tblStyle w:val="aff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5250"/>
      </w:tblGrid>
      <w:tr w:rsidR="00453C8C" w14:paraId="4D601449" w14:textId="77777777">
        <w:tc>
          <w:tcPr>
            <w:tcW w:w="3750" w:type="dxa"/>
            <w:tcMar>
              <w:top w:w="100" w:type="dxa"/>
              <w:left w:w="100" w:type="dxa"/>
              <w:bottom w:w="100" w:type="dxa"/>
              <w:right w:w="100" w:type="dxa"/>
            </w:tcMar>
          </w:tcPr>
          <w:p w14:paraId="159BC318" w14:textId="77777777" w:rsidR="00453C8C" w:rsidRDefault="006B10E1">
            <w:pPr>
              <w:widowControl w:val="0"/>
              <w:rPr>
                <w:sz w:val="32"/>
                <w:szCs w:val="32"/>
              </w:rPr>
            </w:pPr>
            <w:r>
              <w:rPr>
                <w:rFonts w:ascii="Calibri" w:eastAsia="Calibri" w:hAnsi="Calibri" w:cs="Calibri"/>
                <w:b/>
                <w:sz w:val="32"/>
                <w:szCs w:val="32"/>
              </w:rPr>
              <w:t>ID</w:t>
            </w:r>
          </w:p>
        </w:tc>
        <w:tc>
          <w:tcPr>
            <w:tcW w:w="5250" w:type="dxa"/>
            <w:tcMar>
              <w:top w:w="100" w:type="dxa"/>
              <w:left w:w="100" w:type="dxa"/>
              <w:bottom w:w="100" w:type="dxa"/>
              <w:right w:w="100" w:type="dxa"/>
            </w:tcMar>
          </w:tcPr>
          <w:p w14:paraId="13981B68" w14:textId="77777777" w:rsidR="00453C8C" w:rsidRDefault="006B10E1">
            <w:pPr>
              <w:widowControl w:val="0"/>
            </w:pPr>
            <w:r>
              <w:rPr>
                <w:rFonts w:ascii="Calibri" w:eastAsia="Calibri" w:hAnsi="Calibri" w:cs="Calibri"/>
                <w:sz w:val="28"/>
                <w:szCs w:val="28"/>
              </w:rPr>
              <w:t>UC_5.0</w:t>
            </w:r>
          </w:p>
        </w:tc>
      </w:tr>
      <w:tr w:rsidR="00453C8C" w14:paraId="539AAA24" w14:textId="77777777">
        <w:trPr>
          <w:trHeight w:val="380"/>
        </w:trPr>
        <w:tc>
          <w:tcPr>
            <w:tcW w:w="3750" w:type="dxa"/>
            <w:tcMar>
              <w:top w:w="100" w:type="dxa"/>
              <w:left w:w="100" w:type="dxa"/>
              <w:bottom w:w="100" w:type="dxa"/>
              <w:right w:w="100" w:type="dxa"/>
            </w:tcMar>
          </w:tcPr>
          <w:p w14:paraId="79F71480" w14:textId="77777777" w:rsidR="00453C8C" w:rsidRDefault="006B10E1">
            <w:pPr>
              <w:widowControl w:val="0"/>
              <w:rPr>
                <w:sz w:val="32"/>
                <w:szCs w:val="32"/>
              </w:rPr>
            </w:pPr>
            <w:r>
              <w:rPr>
                <w:rFonts w:ascii="Calibri" w:eastAsia="Calibri" w:hAnsi="Calibri" w:cs="Calibri"/>
                <w:b/>
                <w:sz w:val="32"/>
                <w:szCs w:val="32"/>
              </w:rPr>
              <w:t>Nome Use Case</w:t>
            </w:r>
          </w:p>
        </w:tc>
        <w:tc>
          <w:tcPr>
            <w:tcW w:w="5250" w:type="dxa"/>
            <w:tcMar>
              <w:top w:w="100" w:type="dxa"/>
              <w:left w:w="100" w:type="dxa"/>
              <w:bottom w:w="100" w:type="dxa"/>
              <w:right w:w="100" w:type="dxa"/>
            </w:tcMar>
          </w:tcPr>
          <w:p w14:paraId="16DA667E" w14:textId="77777777" w:rsidR="00453C8C" w:rsidRDefault="006B10E1">
            <w:pPr>
              <w:widowControl w:val="0"/>
            </w:pPr>
            <w:r>
              <w:rPr>
                <w:rFonts w:ascii="Calibri" w:eastAsia="Calibri" w:hAnsi="Calibri" w:cs="Calibri"/>
                <w:sz w:val="28"/>
                <w:szCs w:val="28"/>
              </w:rPr>
              <w:t>VisualizzazioneRecordGioco</w:t>
            </w:r>
          </w:p>
        </w:tc>
      </w:tr>
      <w:tr w:rsidR="00453C8C" w14:paraId="04E93E95" w14:textId="77777777">
        <w:tc>
          <w:tcPr>
            <w:tcW w:w="3750" w:type="dxa"/>
            <w:tcMar>
              <w:top w:w="100" w:type="dxa"/>
              <w:left w:w="100" w:type="dxa"/>
              <w:bottom w:w="100" w:type="dxa"/>
              <w:right w:w="100" w:type="dxa"/>
            </w:tcMar>
          </w:tcPr>
          <w:p w14:paraId="6F7E1405" w14:textId="77777777" w:rsidR="00453C8C" w:rsidRDefault="006B10E1">
            <w:pPr>
              <w:widowControl w:val="0"/>
              <w:rPr>
                <w:sz w:val="32"/>
                <w:szCs w:val="32"/>
              </w:rPr>
            </w:pPr>
            <w:r>
              <w:rPr>
                <w:rFonts w:ascii="Calibri" w:eastAsia="Calibri" w:hAnsi="Calibri" w:cs="Calibri"/>
                <w:b/>
                <w:sz w:val="32"/>
                <w:szCs w:val="32"/>
              </w:rPr>
              <w:t>Partecipanti</w:t>
            </w:r>
          </w:p>
        </w:tc>
        <w:tc>
          <w:tcPr>
            <w:tcW w:w="5250" w:type="dxa"/>
            <w:tcMar>
              <w:top w:w="100" w:type="dxa"/>
              <w:left w:w="100" w:type="dxa"/>
              <w:bottom w:w="100" w:type="dxa"/>
              <w:right w:w="100" w:type="dxa"/>
            </w:tcMar>
          </w:tcPr>
          <w:p w14:paraId="52D30810" w14:textId="77777777" w:rsidR="00453C8C" w:rsidRDefault="006B10E1">
            <w:pPr>
              <w:widowControl w:val="0"/>
            </w:pPr>
            <w:r>
              <w:rPr>
                <w:rFonts w:ascii="Calibri" w:eastAsia="Calibri" w:hAnsi="Calibri" w:cs="Calibri"/>
                <w:sz w:val="28"/>
                <w:szCs w:val="28"/>
              </w:rPr>
              <w:t>Utente</w:t>
            </w:r>
          </w:p>
        </w:tc>
      </w:tr>
      <w:tr w:rsidR="00453C8C" w14:paraId="099257EA" w14:textId="77777777">
        <w:tc>
          <w:tcPr>
            <w:tcW w:w="3750" w:type="dxa"/>
            <w:tcMar>
              <w:top w:w="100" w:type="dxa"/>
              <w:left w:w="100" w:type="dxa"/>
              <w:bottom w:w="100" w:type="dxa"/>
              <w:right w:w="100" w:type="dxa"/>
            </w:tcMar>
          </w:tcPr>
          <w:p w14:paraId="03129BC5" w14:textId="77777777" w:rsidR="00453C8C" w:rsidRDefault="006B10E1">
            <w:pPr>
              <w:widowControl w:val="0"/>
              <w:rPr>
                <w:sz w:val="32"/>
                <w:szCs w:val="32"/>
              </w:rPr>
            </w:pPr>
            <w:r>
              <w:rPr>
                <w:rFonts w:ascii="Calibri" w:eastAsia="Calibri" w:hAnsi="Calibri" w:cs="Calibri"/>
                <w:b/>
                <w:sz w:val="32"/>
                <w:szCs w:val="32"/>
              </w:rPr>
              <w:t>Condizione di Ingresso</w:t>
            </w:r>
          </w:p>
        </w:tc>
        <w:tc>
          <w:tcPr>
            <w:tcW w:w="5250" w:type="dxa"/>
            <w:tcMar>
              <w:top w:w="100" w:type="dxa"/>
              <w:left w:w="100" w:type="dxa"/>
              <w:bottom w:w="100" w:type="dxa"/>
              <w:right w:w="100" w:type="dxa"/>
            </w:tcMar>
          </w:tcPr>
          <w:p w14:paraId="7BEE8C89" w14:textId="77777777" w:rsidR="00453C8C" w:rsidRDefault="006B10E1">
            <w:pPr>
              <w:widowControl w:val="0"/>
            </w:pPr>
            <w:r>
              <w:rPr>
                <w:rFonts w:ascii="Calibri" w:eastAsia="Calibri" w:hAnsi="Calibri" w:cs="Calibri"/>
                <w:sz w:val="28"/>
                <w:szCs w:val="28"/>
              </w:rPr>
              <w:t>L’utente sta giocando.</w:t>
            </w:r>
          </w:p>
        </w:tc>
      </w:tr>
      <w:tr w:rsidR="00453C8C" w14:paraId="1755E597" w14:textId="77777777">
        <w:tc>
          <w:tcPr>
            <w:tcW w:w="3750" w:type="dxa"/>
            <w:tcMar>
              <w:top w:w="100" w:type="dxa"/>
              <w:left w:w="100" w:type="dxa"/>
              <w:bottom w:w="100" w:type="dxa"/>
              <w:right w:w="100" w:type="dxa"/>
            </w:tcMar>
          </w:tcPr>
          <w:p w14:paraId="4E436507" w14:textId="77777777" w:rsidR="00453C8C" w:rsidRDefault="006B10E1">
            <w:pPr>
              <w:widowControl w:val="0"/>
              <w:rPr>
                <w:sz w:val="32"/>
                <w:szCs w:val="32"/>
              </w:rPr>
            </w:pPr>
            <w:r>
              <w:rPr>
                <w:rFonts w:ascii="Calibri" w:eastAsia="Calibri" w:hAnsi="Calibri" w:cs="Calibri"/>
                <w:b/>
                <w:sz w:val="32"/>
                <w:szCs w:val="32"/>
              </w:rPr>
              <w:t>Flusso di Eventi</w:t>
            </w:r>
          </w:p>
        </w:tc>
        <w:tc>
          <w:tcPr>
            <w:tcW w:w="5250" w:type="dxa"/>
            <w:tcMar>
              <w:top w:w="100" w:type="dxa"/>
              <w:left w:w="100" w:type="dxa"/>
              <w:bottom w:w="100" w:type="dxa"/>
              <w:right w:w="100" w:type="dxa"/>
            </w:tcMar>
          </w:tcPr>
          <w:p w14:paraId="0A87A027" w14:textId="77777777" w:rsidR="00453C8C" w:rsidRDefault="00453C8C">
            <w:pPr>
              <w:widowControl w:val="0"/>
              <w:spacing w:line="276" w:lineRule="auto"/>
              <w:rPr>
                <w:sz w:val="32"/>
                <w:szCs w:val="32"/>
              </w:rPr>
            </w:pPr>
          </w:p>
          <w:tbl>
            <w:tblPr>
              <w:tblStyle w:val="aff3"/>
              <w:tblW w:w="5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8"/>
            </w:tblGrid>
            <w:tr w:rsidR="00453C8C" w14:paraId="58BE683D" w14:textId="77777777">
              <w:tc>
                <w:tcPr>
                  <w:tcW w:w="2517" w:type="dxa"/>
                </w:tcPr>
                <w:p w14:paraId="1017AD25" w14:textId="77777777" w:rsidR="00453C8C" w:rsidRDefault="006B10E1">
                  <w:pPr>
                    <w:widowControl w:val="0"/>
                  </w:pPr>
                  <w:r>
                    <w:rPr>
                      <w:rFonts w:ascii="Calibri" w:eastAsia="Calibri" w:hAnsi="Calibri" w:cs="Calibri"/>
                      <w:sz w:val="28"/>
                      <w:szCs w:val="28"/>
                    </w:rPr>
                    <w:t xml:space="preserve">          Utente                              </w:t>
                  </w:r>
                </w:p>
              </w:tc>
              <w:tc>
                <w:tcPr>
                  <w:tcW w:w="2518" w:type="dxa"/>
                </w:tcPr>
                <w:p w14:paraId="775A2806" w14:textId="77777777" w:rsidR="00453C8C" w:rsidRDefault="006B10E1">
                  <w:pPr>
                    <w:widowControl w:val="0"/>
                  </w:pPr>
                  <w:r>
                    <w:rPr>
                      <w:rFonts w:ascii="Calibri" w:eastAsia="Calibri" w:hAnsi="Calibri" w:cs="Calibri"/>
                      <w:sz w:val="28"/>
                      <w:szCs w:val="28"/>
                    </w:rPr>
                    <w:t>Sistema</w:t>
                  </w:r>
                </w:p>
              </w:tc>
            </w:tr>
            <w:tr w:rsidR="00453C8C" w14:paraId="433D2EA7" w14:textId="77777777">
              <w:tc>
                <w:tcPr>
                  <w:tcW w:w="2517" w:type="dxa"/>
                </w:tcPr>
                <w:p w14:paraId="1BB1C1F5" w14:textId="77777777" w:rsidR="00453C8C" w:rsidRDefault="00453C8C">
                  <w:pPr>
                    <w:widowControl w:val="0"/>
                  </w:pPr>
                </w:p>
              </w:tc>
              <w:tc>
                <w:tcPr>
                  <w:tcW w:w="2518" w:type="dxa"/>
                </w:tcPr>
                <w:p w14:paraId="0D6A86A9" w14:textId="77777777" w:rsidR="00453C8C" w:rsidRDefault="006B10E1">
                  <w:pPr>
                    <w:widowControl w:val="0"/>
                  </w:pPr>
                  <w:r>
                    <w:rPr>
                      <w:rFonts w:ascii="Calibri" w:eastAsia="Calibri" w:hAnsi="Calibri" w:cs="Calibri"/>
                      <w:sz w:val="28"/>
                      <w:szCs w:val="28"/>
                    </w:rPr>
                    <w:t xml:space="preserve">Il sistema mostra </w:t>
                  </w:r>
                </w:p>
                <w:p w14:paraId="4ABCACC7" w14:textId="77777777" w:rsidR="00453C8C" w:rsidRDefault="006B10E1">
                  <w:pPr>
                    <w:widowControl w:val="0"/>
                  </w:pPr>
                  <w:r>
                    <w:rPr>
                      <w:rFonts w:ascii="Calibri" w:eastAsia="Calibri" w:hAnsi="Calibri" w:cs="Calibri"/>
                      <w:sz w:val="28"/>
                      <w:szCs w:val="28"/>
                    </w:rPr>
                    <w:t>il record personale dell’utente mentre sta giocando.</w:t>
                  </w:r>
                </w:p>
              </w:tc>
            </w:tr>
            <w:tr w:rsidR="00453C8C" w14:paraId="2650F18F" w14:textId="77777777">
              <w:tc>
                <w:tcPr>
                  <w:tcW w:w="2517" w:type="dxa"/>
                </w:tcPr>
                <w:p w14:paraId="1D3386C6" w14:textId="77777777" w:rsidR="00453C8C" w:rsidRDefault="006B10E1">
                  <w:pPr>
                    <w:widowControl w:val="0"/>
                  </w:pPr>
                  <w:r>
                    <w:rPr>
                      <w:rFonts w:ascii="Calibri" w:eastAsia="Calibri" w:hAnsi="Calibri" w:cs="Calibri"/>
                      <w:sz w:val="28"/>
                      <w:szCs w:val="28"/>
                    </w:rPr>
                    <w:t xml:space="preserve">L’utente vede l’aggiornamento </w:t>
                  </w:r>
                </w:p>
                <w:p w14:paraId="5CC6260E" w14:textId="77777777" w:rsidR="00453C8C" w:rsidRDefault="006B10E1">
                  <w:pPr>
                    <w:widowControl w:val="0"/>
                  </w:pPr>
                  <w:r>
                    <w:rPr>
                      <w:rFonts w:ascii="Calibri" w:eastAsia="Calibri" w:hAnsi="Calibri" w:cs="Calibri"/>
                      <w:sz w:val="28"/>
                      <w:szCs w:val="28"/>
                    </w:rPr>
                    <w:t>del proprio record ad ogni interazione.</w:t>
                  </w:r>
                </w:p>
              </w:tc>
              <w:tc>
                <w:tcPr>
                  <w:tcW w:w="2518" w:type="dxa"/>
                </w:tcPr>
                <w:p w14:paraId="38AED5E8" w14:textId="77777777" w:rsidR="00453C8C" w:rsidRDefault="00453C8C">
                  <w:pPr>
                    <w:widowControl w:val="0"/>
                  </w:pPr>
                </w:p>
              </w:tc>
            </w:tr>
            <w:tr w:rsidR="00453C8C" w14:paraId="72744650" w14:textId="77777777">
              <w:tc>
                <w:tcPr>
                  <w:tcW w:w="2517" w:type="dxa"/>
                </w:tcPr>
                <w:p w14:paraId="0A4FD158" w14:textId="77777777" w:rsidR="00453C8C" w:rsidRDefault="00453C8C">
                  <w:pPr>
                    <w:widowControl w:val="0"/>
                  </w:pPr>
                </w:p>
              </w:tc>
              <w:tc>
                <w:tcPr>
                  <w:tcW w:w="2518" w:type="dxa"/>
                </w:tcPr>
                <w:p w14:paraId="331EE101" w14:textId="77777777" w:rsidR="00453C8C" w:rsidRDefault="006B10E1">
                  <w:pPr>
                    <w:widowControl w:val="0"/>
                    <w:jc w:val="right"/>
                  </w:pPr>
                  <w:r>
                    <w:rPr>
                      <w:rFonts w:ascii="Calibri" w:eastAsia="Calibri" w:hAnsi="Calibri" w:cs="Calibri"/>
                      <w:sz w:val="28"/>
                      <w:szCs w:val="28"/>
                    </w:rPr>
                    <w:t>Il sistema elabora</w:t>
                  </w:r>
                </w:p>
                <w:p w14:paraId="42AABA81" w14:textId="77777777" w:rsidR="00453C8C" w:rsidRDefault="006B10E1">
                  <w:pPr>
                    <w:widowControl w:val="0"/>
                    <w:jc w:val="right"/>
                  </w:pPr>
                  <w:r>
                    <w:rPr>
                      <w:rFonts w:ascii="Calibri" w:eastAsia="Calibri" w:hAnsi="Calibri" w:cs="Calibri"/>
                      <w:sz w:val="28"/>
                      <w:szCs w:val="28"/>
                    </w:rPr>
                    <w:t>le informazioni e</w:t>
                  </w:r>
                </w:p>
                <w:p w14:paraId="2AC1CA38" w14:textId="77777777" w:rsidR="00453C8C" w:rsidRDefault="006B10E1">
                  <w:pPr>
                    <w:widowControl w:val="0"/>
                    <w:jc w:val="right"/>
                  </w:pPr>
                  <w:r>
                    <w:rPr>
                      <w:rFonts w:ascii="Calibri" w:eastAsia="Calibri" w:hAnsi="Calibri" w:cs="Calibri"/>
                      <w:sz w:val="28"/>
                      <w:szCs w:val="28"/>
                    </w:rPr>
                    <w:t>prima di terminare</w:t>
                  </w:r>
                  <w:r>
                    <w:t xml:space="preserve"> </w:t>
                  </w:r>
                  <w:r>
                    <w:rPr>
                      <w:rFonts w:ascii="Calibri" w:eastAsia="Calibri" w:hAnsi="Calibri" w:cs="Calibri"/>
                      <w:sz w:val="28"/>
                      <w:szCs w:val="28"/>
                    </w:rPr>
                    <w:t xml:space="preserve">l’esecuzione </w:t>
                  </w:r>
                </w:p>
                <w:p w14:paraId="67779AA3" w14:textId="77777777" w:rsidR="00453C8C" w:rsidRDefault="006B10E1">
                  <w:pPr>
                    <w:widowControl w:val="0"/>
                    <w:jc w:val="right"/>
                  </w:pPr>
                  <w:r>
                    <w:rPr>
                      <w:rFonts w:ascii="Calibri" w:eastAsia="Calibri" w:hAnsi="Calibri" w:cs="Calibri"/>
                      <w:sz w:val="28"/>
                      <w:szCs w:val="28"/>
                    </w:rPr>
                    <w:t>visualizza il record finale del gioco.</w:t>
                  </w:r>
                </w:p>
              </w:tc>
            </w:tr>
          </w:tbl>
          <w:p w14:paraId="71BA68DD" w14:textId="77777777" w:rsidR="00453C8C" w:rsidRDefault="00453C8C">
            <w:pPr>
              <w:widowControl w:val="0"/>
            </w:pPr>
          </w:p>
        </w:tc>
      </w:tr>
      <w:tr w:rsidR="00453C8C" w14:paraId="02A60B81" w14:textId="77777777">
        <w:tc>
          <w:tcPr>
            <w:tcW w:w="3750" w:type="dxa"/>
            <w:tcMar>
              <w:top w:w="100" w:type="dxa"/>
              <w:left w:w="100" w:type="dxa"/>
              <w:bottom w:w="100" w:type="dxa"/>
              <w:right w:w="100" w:type="dxa"/>
            </w:tcMar>
          </w:tcPr>
          <w:p w14:paraId="55559CB5" w14:textId="77777777" w:rsidR="00453C8C" w:rsidRDefault="006B10E1">
            <w:pPr>
              <w:widowControl w:val="0"/>
              <w:rPr>
                <w:sz w:val="32"/>
                <w:szCs w:val="32"/>
              </w:rPr>
            </w:pPr>
            <w:r>
              <w:rPr>
                <w:rFonts w:ascii="Calibri" w:eastAsia="Calibri" w:hAnsi="Calibri" w:cs="Calibri"/>
                <w:b/>
                <w:sz w:val="32"/>
                <w:szCs w:val="32"/>
              </w:rPr>
              <w:lastRenderedPageBreak/>
              <w:t>Condizione d’uscita</w:t>
            </w:r>
          </w:p>
        </w:tc>
        <w:tc>
          <w:tcPr>
            <w:tcW w:w="5250" w:type="dxa"/>
            <w:tcMar>
              <w:top w:w="100" w:type="dxa"/>
              <w:left w:w="100" w:type="dxa"/>
              <w:bottom w:w="100" w:type="dxa"/>
              <w:right w:w="100" w:type="dxa"/>
            </w:tcMar>
          </w:tcPr>
          <w:p w14:paraId="5069B733" w14:textId="77777777" w:rsidR="00453C8C" w:rsidRDefault="006B10E1">
            <w:pPr>
              <w:widowControl w:val="0"/>
            </w:pPr>
            <w:r>
              <w:rPr>
                <w:rFonts w:ascii="Calibri" w:eastAsia="Calibri" w:hAnsi="Calibri" w:cs="Calibri"/>
                <w:sz w:val="28"/>
                <w:szCs w:val="28"/>
              </w:rPr>
              <w:t>L’utente visualizza il record del gioco.</w:t>
            </w:r>
          </w:p>
        </w:tc>
      </w:tr>
      <w:tr w:rsidR="00453C8C" w14:paraId="1CDA7283" w14:textId="77777777">
        <w:tc>
          <w:tcPr>
            <w:tcW w:w="3750" w:type="dxa"/>
            <w:tcMar>
              <w:top w:w="100" w:type="dxa"/>
              <w:left w:w="100" w:type="dxa"/>
              <w:bottom w:w="100" w:type="dxa"/>
              <w:right w:w="100" w:type="dxa"/>
            </w:tcMar>
          </w:tcPr>
          <w:p w14:paraId="3713FD86" w14:textId="77777777" w:rsidR="00453C8C" w:rsidRDefault="006B10E1">
            <w:pPr>
              <w:widowControl w:val="0"/>
              <w:rPr>
                <w:sz w:val="32"/>
                <w:szCs w:val="32"/>
              </w:rPr>
            </w:pPr>
            <w:r>
              <w:rPr>
                <w:rFonts w:ascii="Calibri" w:eastAsia="Calibri" w:hAnsi="Calibri" w:cs="Calibri"/>
                <w:b/>
                <w:sz w:val="32"/>
                <w:szCs w:val="32"/>
              </w:rPr>
              <w:t>Eccezioni</w:t>
            </w:r>
          </w:p>
        </w:tc>
        <w:tc>
          <w:tcPr>
            <w:tcW w:w="5250" w:type="dxa"/>
            <w:tcMar>
              <w:top w:w="100" w:type="dxa"/>
              <w:left w:w="100" w:type="dxa"/>
              <w:bottom w:w="100" w:type="dxa"/>
              <w:right w:w="100" w:type="dxa"/>
            </w:tcMar>
          </w:tcPr>
          <w:p w14:paraId="14F1D739" w14:textId="77777777" w:rsidR="00453C8C" w:rsidRDefault="006B10E1">
            <w:pPr>
              <w:widowControl w:val="0"/>
            </w:pPr>
            <w:r>
              <w:rPr>
                <w:rFonts w:ascii="Calibri" w:eastAsia="Calibri" w:hAnsi="Calibri" w:cs="Calibri"/>
                <w:sz w:val="28"/>
                <w:szCs w:val="28"/>
              </w:rPr>
              <w:t>L’utente interrompe l’esecuzione del gioco (UC_4.3 )</w:t>
            </w:r>
          </w:p>
        </w:tc>
      </w:tr>
      <w:tr w:rsidR="00453C8C" w14:paraId="0C9C960E" w14:textId="77777777">
        <w:tc>
          <w:tcPr>
            <w:tcW w:w="3750" w:type="dxa"/>
            <w:tcMar>
              <w:top w:w="100" w:type="dxa"/>
              <w:left w:w="100" w:type="dxa"/>
              <w:bottom w:w="100" w:type="dxa"/>
              <w:right w:w="100" w:type="dxa"/>
            </w:tcMar>
          </w:tcPr>
          <w:p w14:paraId="0367C60A" w14:textId="77777777" w:rsidR="00453C8C" w:rsidRDefault="006B10E1">
            <w:pPr>
              <w:widowControl w:val="0"/>
              <w:rPr>
                <w:sz w:val="32"/>
                <w:szCs w:val="32"/>
              </w:rPr>
            </w:pPr>
            <w:r>
              <w:rPr>
                <w:rFonts w:ascii="Calibri" w:eastAsia="Calibri" w:hAnsi="Calibri" w:cs="Calibri"/>
                <w:b/>
                <w:sz w:val="32"/>
                <w:szCs w:val="32"/>
              </w:rPr>
              <w:t>Requisiti di qualità</w:t>
            </w:r>
          </w:p>
        </w:tc>
        <w:tc>
          <w:tcPr>
            <w:tcW w:w="5250" w:type="dxa"/>
            <w:tcMar>
              <w:top w:w="100" w:type="dxa"/>
              <w:left w:w="100" w:type="dxa"/>
              <w:bottom w:w="100" w:type="dxa"/>
              <w:right w:w="100" w:type="dxa"/>
            </w:tcMar>
          </w:tcPr>
          <w:p w14:paraId="3F2514D2" w14:textId="77777777" w:rsidR="00453C8C" w:rsidRDefault="00453C8C">
            <w:pPr>
              <w:widowControl w:val="0"/>
            </w:pPr>
          </w:p>
        </w:tc>
      </w:tr>
    </w:tbl>
    <w:p w14:paraId="6E3561C9" w14:textId="77777777" w:rsidR="00453C8C" w:rsidRDefault="00453C8C"/>
    <w:p w14:paraId="10F55FE6" w14:textId="77777777" w:rsidR="00453C8C" w:rsidRDefault="00453C8C"/>
    <w:tbl>
      <w:tblPr>
        <w:tblStyle w:val="aff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9"/>
        <w:gridCol w:w="5781"/>
      </w:tblGrid>
      <w:tr w:rsidR="00453C8C" w14:paraId="2B9AEAA7" w14:textId="77777777">
        <w:tc>
          <w:tcPr>
            <w:tcW w:w="3219" w:type="dxa"/>
            <w:tcMar>
              <w:top w:w="100" w:type="dxa"/>
              <w:left w:w="100" w:type="dxa"/>
              <w:bottom w:w="100" w:type="dxa"/>
              <w:right w:w="100" w:type="dxa"/>
            </w:tcMar>
          </w:tcPr>
          <w:p w14:paraId="306CA20B" w14:textId="77777777" w:rsidR="00453C8C" w:rsidRDefault="006B10E1">
            <w:pPr>
              <w:widowControl w:val="0"/>
              <w:rPr>
                <w:sz w:val="32"/>
                <w:szCs w:val="32"/>
              </w:rPr>
            </w:pPr>
            <w:r>
              <w:rPr>
                <w:rFonts w:ascii="Calibri" w:eastAsia="Calibri" w:hAnsi="Calibri" w:cs="Calibri"/>
                <w:b/>
                <w:sz w:val="32"/>
                <w:szCs w:val="32"/>
              </w:rPr>
              <w:t>ID</w:t>
            </w:r>
          </w:p>
        </w:tc>
        <w:tc>
          <w:tcPr>
            <w:tcW w:w="5781" w:type="dxa"/>
            <w:tcMar>
              <w:top w:w="100" w:type="dxa"/>
              <w:left w:w="100" w:type="dxa"/>
              <w:bottom w:w="100" w:type="dxa"/>
              <w:right w:w="100" w:type="dxa"/>
            </w:tcMar>
          </w:tcPr>
          <w:p w14:paraId="52914F45" w14:textId="77777777" w:rsidR="00453C8C" w:rsidRDefault="006B10E1">
            <w:pPr>
              <w:widowControl w:val="0"/>
            </w:pPr>
            <w:r>
              <w:rPr>
                <w:rFonts w:ascii="Calibri" w:eastAsia="Calibri" w:hAnsi="Calibri" w:cs="Calibri"/>
                <w:sz w:val="28"/>
                <w:szCs w:val="28"/>
              </w:rPr>
              <w:t>UC_5.1</w:t>
            </w:r>
          </w:p>
        </w:tc>
      </w:tr>
      <w:tr w:rsidR="00453C8C" w14:paraId="134D2175" w14:textId="77777777">
        <w:tc>
          <w:tcPr>
            <w:tcW w:w="3219" w:type="dxa"/>
            <w:tcMar>
              <w:top w:w="100" w:type="dxa"/>
              <w:left w:w="100" w:type="dxa"/>
              <w:bottom w:w="100" w:type="dxa"/>
              <w:right w:w="100" w:type="dxa"/>
            </w:tcMar>
          </w:tcPr>
          <w:p w14:paraId="7128C150" w14:textId="77777777" w:rsidR="00453C8C" w:rsidRDefault="006B10E1">
            <w:pPr>
              <w:widowControl w:val="0"/>
              <w:rPr>
                <w:sz w:val="32"/>
                <w:szCs w:val="32"/>
              </w:rPr>
            </w:pPr>
            <w:r>
              <w:rPr>
                <w:rFonts w:ascii="Calibri" w:eastAsia="Calibri" w:hAnsi="Calibri" w:cs="Calibri"/>
                <w:b/>
                <w:sz w:val="32"/>
                <w:szCs w:val="32"/>
              </w:rPr>
              <w:t>Nome Use Case</w:t>
            </w:r>
          </w:p>
        </w:tc>
        <w:tc>
          <w:tcPr>
            <w:tcW w:w="5781" w:type="dxa"/>
            <w:tcMar>
              <w:top w:w="100" w:type="dxa"/>
              <w:left w:w="100" w:type="dxa"/>
              <w:bottom w:w="100" w:type="dxa"/>
              <w:right w:w="100" w:type="dxa"/>
            </w:tcMar>
          </w:tcPr>
          <w:p w14:paraId="438D0031" w14:textId="77777777" w:rsidR="00453C8C" w:rsidRDefault="006B10E1">
            <w:pPr>
              <w:widowControl w:val="0"/>
            </w:pPr>
            <w:r>
              <w:rPr>
                <w:rFonts w:ascii="Calibri" w:eastAsia="Calibri" w:hAnsi="Calibri" w:cs="Calibri"/>
                <w:sz w:val="28"/>
                <w:szCs w:val="28"/>
              </w:rPr>
              <w:t>VisualizzazioneRecord</w:t>
            </w:r>
          </w:p>
        </w:tc>
      </w:tr>
      <w:tr w:rsidR="00453C8C" w14:paraId="573FA801" w14:textId="77777777">
        <w:tc>
          <w:tcPr>
            <w:tcW w:w="3219" w:type="dxa"/>
            <w:tcMar>
              <w:top w:w="100" w:type="dxa"/>
              <w:left w:w="100" w:type="dxa"/>
              <w:bottom w:w="100" w:type="dxa"/>
              <w:right w:w="100" w:type="dxa"/>
            </w:tcMar>
          </w:tcPr>
          <w:p w14:paraId="11094E30" w14:textId="77777777" w:rsidR="00453C8C" w:rsidRDefault="006B10E1">
            <w:pPr>
              <w:widowControl w:val="0"/>
              <w:rPr>
                <w:sz w:val="32"/>
                <w:szCs w:val="32"/>
              </w:rPr>
            </w:pPr>
            <w:r>
              <w:rPr>
                <w:rFonts w:ascii="Calibri" w:eastAsia="Calibri" w:hAnsi="Calibri" w:cs="Calibri"/>
                <w:b/>
                <w:sz w:val="32"/>
                <w:szCs w:val="32"/>
              </w:rPr>
              <w:t>Partecipanti</w:t>
            </w:r>
          </w:p>
        </w:tc>
        <w:tc>
          <w:tcPr>
            <w:tcW w:w="5781" w:type="dxa"/>
            <w:tcMar>
              <w:top w:w="100" w:type="dxa"/>
              <w:left w:w="100" w:type="dxa"/>
              <w:bottom w:w="100" w:type="dxa"/>
              <w:right w:w="100" w:type="dxa"/>
            </w:tcMar>
          </w:tcPr>
          <w:p w14:paraId="2D094242" w14:textId="77777777" w:rsidR="00453C8C" w:rsidRDefault="006B10E1">
            <w:pPr>
              <w:widowControl w:val="0"/>
            </w:pPr>
            <w:r>
              <w:rPr>
                <w:rFonts w:ascii="Calibri" w:eastAsia="Calibri" w:hAnsi="Calibri" w:cs="Calibri"/>
                <w:sz w:val="28"/>
                <w:szCs w:val="28"/>
              </w:rPr>
              <w:t>Utente e Amministratore</w:t>
            </w:r>
          </w:p>
        </w:tc>
      </w:tr>
      <w:tr w:rsidR="00453C8C" w14:paraId="6763FFE5" w14:textId="77777777">
        <w:tc>
          <w:tcPr>
            <w:tcW w:w="3219" w:type="dxa"/>
            <w:tcMar>
              <w:top w:w="100" w:type="dxa"/>
              <w:left w:w="100" w:type="dxa"/>
              <w:bottom w:w="100" w:type="dxa"/>
              <w:right w:w="100" w:type="dxa"/>
            </w:tcMar>
          </w:tcPr>
          <w:p w14:paraId="401D19E3" w14:textId="77777777" w:rsidR="00453C8C" w:rsidRDefault="006B10E1">
            <w:pPr>
              <w:widowControl w:val="0"/>
              <w:rPr>
                <w:sz w:val="32"/>
                <w:szCs w:val="32"/>
              </w:rPr>
            </w:pPr>
            <w:r>
              <w:rPr>
                <w:rFonts w:ascii="Calibri" w:eastAsia="Calibri" w:hAnsi="Calibri" w:cs="Calibri"/>
                <w:b/>
                <w:sz w:val="32"/>
                <w:szCs w:val="32"/>
              </w:rPr>
              <w:t>Condizione di Ingresso</w:t>
            </w:r>
          </w:p>
        </w:tc>
        <w:tc>
          <w:tcPr>
            <w:tcW w:w="5781" w:type="dxa"/>
            <w:tcMar>
              <w:top w:w="100" w:type="dxa"/>
              <w:left w:w="100" w:type="dxa"/>
              <w:bottom w:w="100" w:type="dxa"/>
              <w:right w:w="100" w:type="dxa"/>
            </w:tcMar>
          </w:tcPr>
          <w:p w14:paraId="3776E60B" w14:textId="77777777" w:rsidR="00453C8C" w:rsidRDefault="006B10E1">
            <w:pPr>
              <w:widowControl w:val="0"/>
            </w:pPr>
            <w:r>
              <w:rPr>
                <w:rFonts w:ascii="Calibri" w:eastAsia="Calibri" w:hAnsi="Calibri" w:cs="Calibri"/>
                <w:sz w:val="28"/>
                <w:szCs w:val="28"/>
              </w:rPr>
              <w:t>L’utente o l’amministratore accede alla home dell’applicazione.</w:t>
            </w:r>
          </w:p>
        </w:tc>
      </w:tr>
      <w:tr w:rsidR="00453C8C" w14:paraId="2C56E632" w14:textId="77777777">
        <w:tc>
          <w:tcPr>
            <w:tcW w:w="3219" w:type="dxa"/>
            <w:tcMar>
              <w:top w:w="100" w:type="dxa"/>
              <w:left w:w="100" w:type="dxa"/>
              <w:bottom w:w="100" w:type="dxa"/>
              <w:right w:w="100" w:type="dxa"/>
            </w:tcMar>
          </w:tcPr>
          <w:p w14:paraId="025CF479" w14:textId="77777777" w:rsidR="00453C8C" w:rsidRDefault="006B10E1">
            <w:pPr>
              <w:widowControl w:val="0"/>
              <w:rPr>
                <w:sz w:val="32"/>
                <w:szCs w:val="32"/>
              </w:rPr>
            </w:pPr>
            <w:r>
              <w:rPr>
                <w:rFonts w:ascii="Calibri" w:eastAsia="Calibri" w:hAnsi="Calibri" w:cs="Calibri"/>
                <w:b/>
                <w:sz w:val="32"/>
                <w:szCs w:val="32"/>
              </w:rPr>
              <w:t>Flusso di Eventi</w:t>
            </w:r>
          </w:p>
        </w:tc>
        <w:tc>
          <w:tcPr>
            <w:tcW w:w="5781" w:type="dxa"/>
            <w:tcMar>
              <w:top w:w="100" w:type="dxa"/>
              <w:left w:w="100" w:type="dxa"/>
              <w:bottom w:w="100" w:type="dxa"/>
              <w:right w:w="100" w:type="dxa"/>
            </w:tcMar>
          </w:tcPr>
          <w:p w14:paraId="431B783C" w14:textId="77777777" w:rsidR="00453C8C" w:rsidRDefault="00453C8C">
            <w:pPr>
              <w:widowControl w:val="0"/>
              <w:spacing w:line="276" w:lineRule="auto"/>
              <w:rPr>
                <w:sz w:val="32"/>
                <w:szCs w:val="32"/>
              </w:rPr>
            </w:pPr>
          </w:p>
          <w:tbl>
            <w:tblPr>
              <w:tblStyle w:val="aff5"/>
              <w:tblW w:w="5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5"/>
              <w:gridCol w:w="2410"/>
            </w:tblGrid>
            <w:tr w:rsidR="00453C8C" w14:paraId="1961A1DA" w14:textId="77777777">
              <w:tc>
                <w:tcPr>
                  <w:tcW w:w="3155" w:type="dxa"/>
                </w:tcPr>
                <w:p w14:paraId="0FE06B12" w14:textId="77777777" w:rsidR="00453C8C" w:rsidRDefault="006B10E1">
                  <w:pPr>
                    <w:widowControl w:val="0"/>
                  </w:pPr>
                  <w:r>
                    <w:rPr>
                      <w:rFonts w:ascii="Calibri" w:eastAsia="Calibri" w:hAnsi="Calibri" w:cs="Calibri"/>
                      <w:sz w:val="28"/>
                      <w:szCs w:val="28"/>
                    </w:rPr>
                    <w:t xml:space="preserve">          Utente               </w:t>
                  </w:r>
                </w:p>
              </w:tc>
              <w:tc>
                <w:tcPr>
                  <w:tcW w:w="2410" w:type="dxa"/>
                </w:tcPr>
                <w:p w14:paraId="2F7850C8" w14:textId="77777777" w:rsidR="00453C8C" w:rsidRDefault="006B10E1">
                  <w:pPr>
                    <w:widowControl w:val="0"/>
                  </w:pPr>
                  <w:r>
                    <w:rPr>
                      <w:rFonts w:ascii="Calibri" w:eastAsia="Calibri" w:hAnsi="Calibri" w:cs="Calibri"/>
                      <w:sz w:val="28"/>
                      <w:szCs w:val="28"/>
                    </w:rPr>
                    <w:t xml:space="preserve">               Sistema</w:t>
                  </w:r>
                </w:p>
                <w:p w14:paraId="35BFC7D2" w14:textId="77777777" w:rsidR="00453C8C" w:rsidRDefault="00453C8C">
                  <w:pPr>
                    <w:widowControl w:val="0"/>
                  </w:pPr>
                </w:p>
              </w:tc>
            </w:tr>
            <w:tr w:rsidR="00453C8C" w14:paraId="75D1D204" w14:textId="77777777">
              <w:tc>
                <w:tcPr>
                  <w:tcW w:w="3155" w:type="dxa"/>
                </w:tcPr>
                <w:p w14:paraId="518AE483" w14:textId="77777777" w:rsidR="00453C8C" w:rsidRDefault="00453C8C">
                  <w:pPr>
                    <w:widowControl w:val="0"/>
                  </w:pPr>
                </w:p>
              </w:tc>
              <w:tc>
                <w:tcPr>
                  <w:tcW w:w="2410" w:type="dxa"/>
                </w:tcPr>
                <w:p w14:paraId="586D57E5" w14:textId="77777777" w:rsidR="00453C8C" w:rsidRDefault="006B10E1">
                  <w:pPr>
                    <w:widowControl w:val="0"/>
                    <w:jc w:val="right"/>
                  </w:pPr>
                  <w:r>
                    <w:rPr>
                      <w:rFonts w:ascii="Calibri" w:eastAsia="Calibri" w:hAnsi="Calibri" w:cs="Calibri"/>
                      <w:sz w:val="28"/>
                      <w:szCs w:val="28"/>
                    </w:rPr>
                    <w:t>Il sistema mostra</w:t>
                  </w:r>
                  <w:r>
                    <w:t xml:space="preserve"> </w:t>
                  </w:r>
                  <w:r>
                    <w:rPr>
                      <w:rFonts w:ascii="Calibri" w:eastAsia="Calibri" w:hAnsi="Calibri" w:cs="Calibri"/>
                      <w:sz w:val="28"/>
                      <w:szCs w:val="28"/>
                    </w:rPr>
                    <w:t xml:space="preserve">la home della applicazione con le varie icone. </w:t>
                  </w:r>
                </w:p>
              </w:tc>
            </w:tr>
            <w:tr w:rsidR="00453C8C" w14:paraId="3D57A20D" w14:textId="77777777">
              <w:tc>
                <w:tcPr>
                  <w:tcW w:w="3155" w:type="dxa"/>
                </w:tcPr>
                <w:p w14:paraId="0D72DDE4" w14:textId="77777777" w:rsidR="00453C8C" w:rsidRDefault="006B10E1">
                  <w:pPr>
                    <w:widowControl w:val="0"/>
                  </w:pPr>
                  <w:r>
                    <w:rPr>
                      <w:rFonts w:ascii="Calibri" w:eastAsia="Calibri" w:hAnsi="Calibri" w:cs="Calibri"/>
                      <w:sz w:val="28"/>
                      <w:szCs w:val="28"/>
                    </w:rPr>
                    <w:t>L’utente clicca sull’ icona</w:t>
                  </w:r>
                </w:p>
                <w:p w14:paraId="0AB71FD1" w14:textId="77777777" w:rsidR="00453C8C" w:rsidRDefault="006B10E1">
                  <w:pPr>
                    <w:widowControl w:val="0"/>
                  </w:pPr>
                  <w:r>
                    <w:rPr>
                      <w:rFonts w:ascii="Calibri" w:eastAsia="Calibri" w:hAnsi="Calibri" w:cs="Calibri"/>
                      <w:sz w:val="28"/>
                      <w:szCs w:val="28"/>
                    </w:rPr>
                    <w:t>“Record top10” per  visualizzare la top10 della classe.</w:t>
                  </w:r>
                </w:p>
              </w:tc>
              <w:tc>
                <w:tcPr>
                  <w:tcW w:w="2410" w:type="dxa"/>
                </w:tcPr>
                <w:p w14:paraId="2E4C39F1" w14:textId="77777777" w:rsidR="00453C8C" w:rsidRDefault="00453C8C">
                  <w:pPr>
                    <w:widowControl w:val="0"/>
                  </w:pPr>
                </w:p>
              </w:tc>
            </w:tr>
            <w:tr w:rsidR="00453C8C" w14:paraId="5318A7E5" w14:textId="77777777">
              <w:tc>
                <w:tcPr>
                  <w:tcW w:w="3155" w:type="dxa"/>
                </w:tcPr>
                <w:p w14:paraId="65F09BD8" w14:textId="77777777" w:rsidR="00453C8C" w:rsidRDefault="00453C8C">
                  <w:pPr>
                    <w:widowControl w:val="0"/>
                  </w:pPr>
                </w:p>
              </w:tc>
              <w:tc>
                <w:tcPr>
                  <w:tcW w:w="2410" w:type="dxa"/>
                </w:tcPr>
                <w:p w14:paraId="5A97A67A" w14:textId="77777777" w:rsidR="00453C8C" w:rsidRDefault="006B10E1">
                  <w:pPr>
                    <w:widowControl w:val="0"/>
                    <w:jc w:val="right"/>
                  </w:pPr>
                  <w:r>
                    <w:rPr>
                      <w:rFonts w:ascii="Calibri" w:eastAsia="Calibri" w:hAnsi="Calibri" w:cs="Calibri"/>
                      <w:sz w:val="28"/>
                      <w:szCs w:val="28"/>
                    </w:rPr>
                    <w:t xml:space="preserve"> Il sistema indirizza</w:t>
                  </w:r>
                </w:p>
                <w:p w14:paraId="06DA7D93" w14:textId="77777777" w:rsidR="00453C8C" w:rsidRDefault="006B10E1">
                  <w:pPr>
                    <w:widowControl w:val="0"/>
                    <w:jc w:val="right"/>
                  </w:pPr>
                  <w:r>
                    <w:rPr>
                      <w:rFonts w:ascii="Calibri" w:eastAsia="Calibri" w:hAnsi="Calibri" w:cs="Calibri"/>
                      <w:sz w:val="28"/>
                      <w:szCs w:val="28"/>
                    </w:rPr>
                    <w:t>l’utente alla pagina di visualizzazione</w:t>
                  </w:r>
                </w:p>
                <w:p w14:paraId="07102F6C" w14:textId="77777777" w:rsidR="00453C8C" w:rsidRDefault="006B10E1">
                  <w:pPr>
                    <w:widowControl w:val="0"/>
                    <w:jc w:val="right"/>
                  </w:pPr>
                  <w:r>
                    <w:rPr>
                      <w:rFonts w:ascii="Calibri" w:eastAsia="Calibri" w:hAnsi="Calibri" w:cs="Calibri"/>
                      <w:sz w:val="28"/>
                      <w:szCs w:val="28"/>
                    </w:rPr>
                    <w:t>della top10 dove</w:t>
                  </w:r>
                </w:p>
                <w:p w14:paraId="12F7EC7F" w14:textId="77777777" w:rsidR="00453C8C" w:rsidRDefault="006B10E1">
                  <w:pPr>
                    <w:widowControl w:val="0"/>
                    <w:jc w:val="right"/>
                  </w:pPr>
                  <w:r>
                    <w:rPr>
                      <w:rFonts w:ascii="Calibri" w:eastAsia="Calibri" w:hAnsi="Calibri" w:cs="Calibri"/>
                      <w:sz w:val="28"/>
                      <w:szCs w:val="28"/>
                    </w:rPr>
                    <w:t xml:space="preserve">l’utente dovrà </w:t>
                  </w:r>
                  <w:r>
                    <w:rPr>
                      <w:rFonts w:ascii="Calibri" w:eastAsia="Calibri" w:hAnsi="Calibri" w:cs="Calibri"/>
                      <w:sz w:val="28"/>
                      <w:szCs w:val="28"/>
                    </w:rPr>
                    <w:lastRenderedPageBreak/>
                    <w:t xml:space="preserve">selezionare la </w:t>
                  </w:r>
                </w:p>
                <w:p w14:paraId="4C3888B2" w14:textId="77777777" w:rsidR="00453C8C" w:rsidRDefault="006B10E1">
                  <w:pPr>
                    <w:widowControl w:val="0"/>
                    <w:jc w:val="right"/>
                  </w:pPr>
                  <w:r>
                    <w:rPr>
                      <w:rFonts w:ascii="Calibri" w:eastAsia="Calibri" w:hAnsi="Calibri" w:cs="Calibri"/>
                      <w:sz w:val="28"/>
                      <w:szCs w:val="28"/>
                    </w:rPr>
                    <w:t>materia per cui</w:t>
                  </w:r>
                </w:p>
                <w:p w14:paraId="2FE0F639" w14:textId="77777777" w:rsidR="00453C8C" w:rsidRDefault="006B10E1">
                  <w:pPr>
                    <w:widowControl w:val="0"/>
                    <w:jc w:val="right"/>
                  </w:pPr>
                  <w:r>
                    <w:rPr>
                      <w:rFonts w:ascii="Calibri" w:eastAsia="Calibri" w:hAnsi="Calibri" w:cs="Calibri"/>
                      <w:sz w:val="28"/>
                      <w:szCs w:val="28"/>
                    </w:rPr>
                    <w:t>vuole visualizzare</w:t>
                  </w:r>
                </w:p>
                <w:p w14:paraId="6452AF36" w14:textId="77777777" w:rsidR="00453C8C" w:rsidRDefault="006B10E1">
                  <w:pPr>
                    <w:widowControl w:val="0"/>
                    <w:jc w:val="right"/>
                  </w:pPr>
                  <w:r>
                    <w:rPr>
                      <w:rFonts w:ascii="Calibri" w:eastAsia="Calibri" w:hAnsi="Calibri" w:cs="Calibri"/>
                      <w:sz w:val="28"/>
                      <w:szCs w:val="28"/>
                    </w:rPr>
                    <w:t xml:space="preserve">la classifica.  </w:t>
                  </w:r>
                </w:p>
              </w:tc>
            </w:tr>
            <w:tr w:rsidR="00453C8C" w14:paraId="5D9269F1" w14:textId="77777777">
              <w:tc>
                <w:tcPr>
                  <w:tcW w:w="3155" w:type="dxa"/>
                </w:tcPr>
                <w:p w14:paraId="73EDF100" w14:textId="77777777" w:rsidR="00453C8C" w:rsidRDefault="006B10E1">
                  <w:pPr>
                    <w:widowControl w:val="0"/>
                  </w:pPr>
                  <w:r>
                    <w:rPr>
                      <w:rFonts w:ascii="Calibri" w:eastAsia="Calibri" w:hAnsi="Calibri" w:cs="Calibri"/>
                      <w:sz w:val="28"/>
                      <w:szCs w:val="28"/>
                    </w:rPr>
                    <w:lastRenderedPageBreak/>
                    <w:t>L’utente seleziona una materia.</w:t>
                  </w:r>
                </w:p>
              </w:tc>
              <w:tc>
                <w:tcPr>
                  <w:tcW w:w="2410" w:type="dxa"/>
                </w:tcPr>
                <w:p w14:paraId="0A439406" w14:textId="77777777" w:rsidR="00453C8C" w:rsidRDefault="00453C8C">
                  <w:pPr>
                    <w:widowControl w:val="0"/>
                  </w:pPr>
                </w:p>
              </w:tc>
            </w:tr>
            <w:tr w:rsidR="00453C8C" w14:paraId="318FB123" w14:textId="77777777">
              <w:tc>
                <w:tcPr>
                  <w:tcW w:w="3155" w:type="dxa"/>
                </w:tcPr>
                <w:p w14:paraId="54F7327E" w14:textId="77777777" w:rsidR="00453C8C" w:rsidRDefault="00453C8C">
                  <w:pPr>
                    <w:widowControl w:val="0"/>
                    <w:rPr>
                      <w:rFonts w:ascii="Calibri" w:eastAsia="Calibri" w:hAnsi="Calibri" w:cs="Calibri"/>
                      <w:sz w:val="28"/>
                      <w:szCs w:val="28"/>
                    </w:rPr>
                  </w:pPr>
                </w:p>
              </w:tc>
              <w:tc>
                <w:tcPr>
                  <w:tcW w:w="2410" w:type="dxa"/>
                </w:tcPr>
                <w:p w14:paraId="2A58F3DA" w14:textId="77777777" w:rsidR="00453C8C" w:rsidRDefault="006B10E1">
                  <w:pPr>
                    <w:widowControl w:val="0"/>
                    <w:jc w:val="right"/>
                  </w:pPr>
                  <w:r>
                    <w:rPr>
                      <w:rFonts w:ascii="Calibri" w:eastAsia="Calibri" w:hAnsi="Calibri" w:cs="Calibri"/>
                      <w:sz w:val="28"/>
                      <w:szCs w:val="28"/>
                    </w:rPr>
                    <w:t>il sistema mostra la top10 per quella materia.</w:t>
                  </w:r>
                </w:p>
              </w:tc>
            </w:tr>
          </w:tbl>
          <w:p w14:paraId="708B555E" w14:textId="77777777" w:rsidR="00453C8C" w:rsidRDefault="00453C8C">
            <w:pPr>
              <w:widowControl w:val="0"/>
            </w:pPr>
          </w:p>
        </w:tc>
      </w:tr>
      <w:tr w:rsidR="00453C8C" w14:paraId="259575B5" w14:textId="77777777">
        <w:tc>
          <w:tcPr>
            <w:tcW w:w="3219" w:type="dxa"/>
            <w:tcMar>
              <w:top w:w="100" w:type="dxa"/>
              <w:left w:w="100" w:type="dxa"/>
              <w:bottom w:w="100" w:type="dxa"/>
              <w:right w:w="100" w:type="dxa"/>
            </w:tcMar>
          </w:tcPr>
          <w:p w14:paraId="1CC9C723" w14:textId="77777777" w:rsidR="00453C8C" w:rsidRDefault="006B10E1">
            <w:pPr>
              <w:widowControl w:val="0"/>
              <w:rPr>
                <w:sz w:val="32"/>
                <w:szCs w:val="32"/>
              </w:rPr>
            </w:pPr>
            <w:r>
              <w:rPr>
                <w:rFonts w:ascii="Calibri" w:eastAsia="Calibri" w:hAnsi="Calibri" w:cs="Calibri"/>
                <w:b/>
                <w:sz w:val="32"/>
                <w:szCs w:val="32"/>
              </w:rPr>
              <w:lastRenderedPageBreak/>
              <w:t>Condizione d’uscita</w:t>
            </w:r>
          </w:p>
        </w:tc>
        <w:tc>
          <w:tcPr>
            <w:tcW w:w="5781" w:type="dxa"/>
            <w:tcMar>
              <w:top w:w="100" w:type="dxa"/>
              <w:left w:w="100" w:type="dxa"/>
              <w:bottom w:w="100" w:type="dxa"/>
              <w:right w:w="100" w:type="dxa"/>
            </w:tcMar>
          </w:tcPr>
          <w:p w14:paraId="03E93B52" w14:textId="77777777" w:rsidR="00453C8C" w:rsidRDefault="006B10E1">
            <w:pPr>
              <w:widowControl w:val="0"/>
            </w:pPr>
            <w:r>
              <w:rPr>
                <w:rFonts w:ascii="Calibri" w:eastAsia="Calibri" w:hAnsi="Calibri" w:cs="Calibri"/>
                <w:sz w:val="28"/>
                <w:szCs w:val="28"/>
              </w:rPr>
              <w:t>L’utente visualizza la classifica top10 della materia selezionata.</w:t>
            </w:r>
          </w:p>
        </w:tc>
      </w:tr>
      <w:tr w:rsidR="00453C8C" w14:paraId="5A48F28D" w14:textId="77777777">
        <w:tc>
          <w:tcPr>
            <w:tcW w:w="3219" w:type="dxa"/>
            <w:tcMar>
              <w:top w:w="100" w:type="dxa"/>
              <w:left w:w="100" w:type="dxa"/>
              <w:bottom w:w="100" w:type="dxa"/>
              <w:right w:w="100" w:type="dxa"/>
            </w:tcMar>
          </w:tcPr>
          <w:p w14:paraId="71D16E14" w14:textId="77777777" w:rsidR="00453C8C" w:rsidRDefault="006B10E1">
            <w:pPr>
              <w:widowControl w:val="0"/>
              <w:rPr>
                <w:sz w:val="32"/>
                <w:szCs w:val="32"/>
              </w:rPr>
            </w:pPr>
            <w:r>
              <w:rPr>
                <w:rFonts w:ascii="Calibri" w:eastAsia="Calibri" w:hAnsi="Calibri" w:cs="Calibri"/>
                <w:b/>
                <w:sz w:val="32"/>
                <w:szCs w:val="32"/>
              </w:rPr>
              <w:t>Eccezioni</w:t>
            </w:r>
          </w:p>
        </w:tc>
        <w:tc>
          <w:tcPr>
            <w:tcW w:w="5781" w:type="dxa"/>
            <w:tcMar>
              <w:top w:w="100" w:type="dxa"/>
              <w:left w:w="100" w:type="dxa"/>
              <w:bottom w:w="100" w:type="dxa"/>
              <w:right w:w="100" w:type="dxa"/>
            </w:tcMar>
          </w:tcPr>
          <w:p w14:paraId="0A78E07E" w14:textId="77777777" w:rsidR="00453C8C" w:rsidRDefault="00453C8C">
            <w:pPr>
              <w:widowControl w:val="0"/>
            </w:pPr>
          </w:p>
        </w:tc>
      </w:tr>
      <w:tr w:rsidR="00453C8C" w14:paraId="4638BE8D" w14:textId="77777777">
        <w:tc>
          <w:tcPr>
            <w:tcW w:w="3219" w:type="dxa"/>
            <w:tcMar>
              <w:top w:w="100" w:type="dxa"/>
              <w:left w:w="100" w:type="dxa"/>
              <w:bottom w:w="100" w:type="dxa"/>
              <w:right w:w="100" w:type="dxa"/>
            </w:tcMar>
          </w:tcPr>
          <w:p w14:paraId="3B8DEE94" w14:textId="77777777" w:rsidR="00453C8C" w:rsidRDefault="006B10E1">
            <w:pPr>
              <w:widowControl w:val="0"/>
              <w:rPr>
                <w:sz w:val="32"/>
                <w:szCs w:val="32"/>
              </w:rPr>
            </w:pPr>
            <w:r>
              <w:rPr>
                <w:rFonts w:ascii="Calibri" w:eastAsia="Calibri" w:hAnsi="Calibri" w:cs="Calibri"/>
                <w:b/>
                <w:sz w:val="32"/>
                <w:szCs w:val="32"/>
              </w:rPr>
              <w:t>Requisiti di qualità</w:t>
            </w:r>
          </w:p>
        </w:tc>
        <w:tc>
          <w:tcPr>
            <w:tcW w:w="5781" w:type="dxa"/>
            <w:tcMar>
              <w:top w:w="100" w:type="dxa"/>
              <w:left w:w="100" w:type="dxa"/>
              <w:bottom w:w="100" w:type="dxa"/>
              <w:right w:w="100" w:type="dxa"/>
            </w:tcMar>
          </w:tcPr>
          <w:p w14:paraId="4F06780F" w14:textId="77777777" w:rsidR="00453C8C" w:rsidRDefault="00453C8C">
            <w:pPr>
              <w:widowControl w:val="0"/>
            </w:pPr>
          </w:p>
        </w:tc>
      </w:tr>
    </w:tbl>
    <w:p w14:paraId="09F2FEAB" w14:textId="77777777" w:rsidR="00453C8C" w:rsidRDefault="00453C8C">
      <w:pPr>
        <w:rPr>
          <w:b/>
          <w:sz w:val="48"/>
          <w:szCs w:val="48"/>
        </w:rPr>
      </w:pPr>
    </w:p>
    <w:p w14:paraId="4A20989F" w14:textId="77777777" w:rsidR="00453C8C" w:rsidRDefault="00453C8C">
      <w:pPr>
        <w:rPr>
          <w:b/>
          <w:sz w:val="48"/>
          <w:szCs w:val="48"/>
        </w:rPr>
      </w:pPr>
    </w:p>
    <w:p w14:paraId="5F8BF5EF" w14:textId="77777777" w:rsidR="00453C8C" w:rsidRDefault="006B10E1">
      <w:r>
        <w:br w:type="page"/>
      </w:r>
    </w:p>
    <w:p w14:paraId="1766BA6D" w14:textId="77777777" w:rsidR="00453C8C" w:rsidRDefault="00453C8C">
      <w:pPr>
        <w:rPr>
          <w:b/>
          <w:sz w:val="48"/>
          <w:szCs w:val="48"/>
        </w:rPr>
      </w:pPr>
    </w:p>
    <w:p w14:paraId="5B0AB0F3" w14:textId="77777777" w:rsidR="00453C8C" w:rsidRDefault="006B10E1">
      <w:pPr>
        <w:keepNext/>
        <w:numPr>
          <w:ilvl w:val="2"/>
          <w:numId w:val="10"/>
        </w:numPr>
        <w:spacing w:after="160" w:line="252" w:lineRule="auto"/>
        <w:ind w:left="840" w:firstLine="990"/>
        <w:contextualSpacing/>
        <w:rPr>
          <w:rFonts w:ascii="Calibri" w:eastAsia="Calibri" w:hAnsi="Calibri" w:cs="Calibri"/>
        </w:rPr>
      </w:pPr>
      <w:r>
        <w:rPr>
          <w:b/>
          <w:sz w:val="44"/>
          <w:szCs w:val="44"/>
        </w:rPr>
        <w:t>Class Diagram</w:t>
      </w:r>
    </w:p>
    <w:p w14:paraId="443353D0" w14:textId="77777777" w:rsidR="00453C8C" w:rsidRDefault="006B10E1">
      <w:pPr>
        <w:rPr>
          <w:b/>
          <w:sz w:val="48"/>
          <w:szCs w:val="48"/>
        </w:rPr>
      </w:pPr>
      <w:r>
        <w:rPr>
          <w:noProof/>
        </w:rPr>
        <w:drawing>
          <wp:inline distT="114300" distB="114300" distL="114300" distR="114300" wp14:anchorId="291125C7" wp14:editId="11E2FFB0">
            <wp:extent cx="5731200" cy="2997200"/>
            <wp:effectExtent l="0" t="0" r="0" b="0"/>
            <wp:docPr id="22" name="image47.png" descr="DiagrammClassCompleto.png"/>
            <wp:cNvGraphicFramePr/>
            <a:graphic xmlns:a="http://schemas.openxmlformats.org/drawingml/2006/main">
              <a:graphicData uri="http://schemas.openxmlformats.org/drawingml/2006/picture">
                <pic:pic xmlns:pic="http://schemas.openxmlformats.org/drawingml/2006/picture">
                  <pic:nvPicPr>
                    <pic:cNvPr id="0" name="image47.png" descr="DiagrammClassCompleto.png"/>
                    <pic:cNvPicPr preferRelativeResize="0"/>
                  </pic:nvPicPr>
                  <pic:blipFill>
                    <a:blip r:embed="rId15"/>
                    <a:srcRect/>
                    <a:stretch>
                      <a:fillRect/>
                    </a:stretch>
                  </pic:blipFill>
                  <pic:spPr>
                    <a:xfrm>
                      <a:off x="0" y="0"/>
                      <a:ext cx="5731200" cy="2997200"/>
                    </a:xfrm>
                    <a:prstGeom prst="rect">
                      <a:avLst/>
                    </a:prstGeom>
                    <a:ln/>
                  </pic:spPr>
                </pic:pic>
              </a:graphicData>
            </a:graphic>
          </wp:inline>
        </w:drawing>
      </w:r>
    </w:p>
    <w:p w14:paraId="00231DDF" w14:textId="77777777" w:rsidR="00453C8C" w:rsidRDefault="006B10E1">
      <w:pPr>
        <w:keepNext/>
        <w:numPr>
          <w:ilvl w:val="3"/>
          <w:numId w:val="10"/>
        </w:numPr>
        <w:spacing w:after="160" w:line="252" w:lineRule="auto"/>
        <w:ind w:left="555" w:firstLine="1275"/>
        <w:contextualSpacing/>
        <w:rPr>
          <w:rFonts w:ascii="Calibri" w:eastAsia="Calibri" w:hAnsi="Calibri" w:cs="Calibri"/>
        </w:rPr>
      </w:pPr>
      <w:r>
        <w:rPr>
          <w:b/>
          <w:sz w:val="40"/>
          <w:szCs w:val="40"/>
        </w:rPr>
        <w:t>CD_1 - Autenticazione</w:t>
      </w:r>
      <w:r>
        <w:rPr>
          <w:noProof/>
        </w:rPr>
        <w:drawing>
          <wp:inline distT="114300" distB="114300" distL="114300" distR="114300" wp14:anchorId="4C77C5D9" wp14:editId="29EDF78A">
            <wp:extent cx="5731200" cy="3784600"/>
            <wp:effectExtent l="0" t="0" r="0" b="0"/>
            <wp:docPr id="18" name="image36.png" descr="CD_ Autenticazione.png"/>
            <wp:cNvGraphicFramePr/>
            <a:graphic xmlns:a="http://schemas.openxmlformats.org/drawingml/2006/main">
              <a:graphicData uri="http://schemas.openxmlformats.org/drawingml/2006/picture">
                <pic:pic xmlns:pic="http://schemas.openxmlformats.org/drawingml/2006/picture">
                  <pic:nvPicPr>
                    <pic:cNvPr id="0" name="image36.png" descr="CD_ Autenticazione.png"/>
                    <pic:cNvPicPr preferRelativeResize="0"/>
                  </pic:nvPicPr>
                  <pic:blipFill>
                    <a:blip r:embed="rId16"/>
                    <a:srcRect/>
                    <a:stretch>
                      <a:fillRect/>
                    </a:stretch>
                  </pic:blipFill>
                  <pic:spPr>
                    <a:xfrm>
                      <a:off x="0" y="0"/>
                      <a:ext cx="5731200" cy="3784600"/>
                    </a:xfrm>
                    <a:prstGeom prst="rect">
                      <a:avLst/>
                    </a:prstGeom>
                    <a:ln/>
                  </pic:spPr>
                </pic:pic>
              </a:graphicData>
            </a:graphic>
          </wp:inline>
        </w:drawing>
      </w:r>
    </w:p>
    <w:p w14:paraId="5E3D962D" w14:textId="77777777" w:rsidR="00453C8C" w:rsidRDefault="00453C8C">
      <w:pPr>
        <w:rPr>
          <w:b/>
          <w:sz w:val="36"/>
          <w:szCs w:val="36"/>
        </w:rPr>
      </w:pPr>
    </w:p>
    <w:p w14:paraId="7BB735F4" w14:textId="77777777" w:rsidR="00453C8C" w:rsidRDefault="006B10E1">
      <w:pPr>
        <w:jc w:val="center"/>
        <w:rPr>
          <w:b/>
          <w:sz w:val="36"/>
          <w:szCs w:val="36"/>
        </w:rPr>
      </w:pPr>
      <w:r>
        <w:rPr>
          <w:b/>
          <w:sz w:val="36"/>
          <w:szCs w:val="36"/>
        </w:rPr>
        <w:t>IDENTIFICAZIONE OBJECT - Autenticazione</w:t>
      </w:r>
    </w:p>
    <w:p w14:paraId="3E9DD8A9" w14:textId="77777777" w:rsidR="00453C8C" w:rsidRDefault="00453C8C">
      <w:pPr>
        <w:jc w:val="center"/>
        <w:rPr>
          <w:b/>
          <w:sz w:val="36"/>
          <w:szCs w:val="36"/>
        </w:rPr>
      </w:pPr>
    </w:p>
    <w:tbl>
      <w:tblPr>
        <w:tblStyle w:val="aff7"/>
        <w:tblW w:w="9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4"/>
        <w:gridCol w:w="2970"/>
        <w:gridCol w:w="3030"/>
      </w:tblGrid>
      <w:tr w:rsidR="00453C8C" w14:paraId="075FB71B" w14:textId="77777777">
        <w:tc>
          <w:tcPr>
            <w:tcW w:w="3494" w:type="dxa"/>
            <w:tcMar>
              <w:top w:w="100" w:type="dxa"/>
              <w:left w:w="100" w:type="dxa"/>
              <w:bottom w:w="100" w:type="dxa"/>
              <w:right w:w="100" w:type="dxa"/>
            </w:tcMar>
          </w:tcPr>
          <w:p w14:paraId="488DB186" w14:textId="77777777" w:rsidR="00453C8C" w:rsidRDefault="006B10E1">
            <w:pPr>
              <w:widowControl w:val="0"/>
              <w:spacing w:line="240" w:lineRule="auto"/>
              <w:rPr>
                <w:b/>
                <w:sz w:val="36"/>
                <w:szCs w:val="36"/>
              </w:rPr>
            </w:pPr>
            <w:r>
              <w:rPr>
                <w:b/>
                <w:sz w:val="36"/>
                <w:szCs w:val="36"/>
              </w:rPr>
              <w:t>Tipo</w:t>
            </w:r>
          </w:p>
        </w:tc>
        <w:tc>
          <w:tcPr>
            <w:tcW w:w="2970" w:type="dxa"/>
            <w:tcMar>
              <w:top w:w="100" w:type="dxa"/>
              <w:left w:w="100" w:type="dxa"/>
              <w:bottom w:w="100" w:type="dxa"/>
              <w:right w:w="100" w:type="dxa"/>
            </w:tcMar>
          </w:tcPr>
          <w:p w14:paraId="7EE02B41" w14:textId="77777777" w:rsidR="00453C8C" w:rsidRDefault="006B10E1">
            <w:pPr>
              <w:widowControl w:val="0"/>
              <w:spacing w:line="240" w:lineRule="auto"/>
              <w:rPr>
                <w:b/>
                <w:sz w:val="36"/>
                <w:szCs w:val="36"/>
              </w:rPr>
            </w:pPr>
            <w:r>
              <w:rPr>
                <w:b/>
                <w:sz w:val="36"/>
                <w:szCs w:val="36"/>
              </w:rPr>
              <w:t>Nome</w:t>
            </w:r>
          </w:p>
        </w:tc>
        <w:tc>
          <w:tcPr>
            <w:tcW w:w="3030" w:type="dxa"/>
            <w:tcMar>
              <w:top w:w="100" w:type="dxa"/>
              <w:left w:w="100" w:type="dxa"/>
              <w:bottom w:w="100" w:type="dxa"/>
              <w:right w:w="100" w:type="dxa"/>
            </w:tcMar>
          </w:tcPr>
          <w:p w14:paraId="78E86B0C" w14:textId="77777777" w:rsidR="00453C8C" w:rsidRDefault="006B10E1">
            <w:pPr>
              <w:widowControl w:val="0"/>
              <w:spacing w:line="240" w:lineRule="auto"/>
              <w:rPr>
                <w:b/>
                <w:sz w:val="36"/>
                <w:szCs w:val="36"/>
              </w:rPr>
            </w:pPr>
            <w:r>
              <w:rPr>
                <w:b/>
                <w:sz w:val="36"/>
                <w:szCs w:val="36"/>
              </w:rPr>
              <w:t>Descrizione</w:t>
            </w:r>
          </w:p>
        </w:tc>
      </w:tr>
      <w:tr w:rsidR="00453C8C" w14:paraId="32F0A047" w14:textId="77777777">
        <w:trPr>
          <w:trHeight w:val="560"/>
        </w:trPr>
        <w:tc>
          <w:tcPr>
            <w:tcW w:w="3494" w:type="dxa"/>
            <w:vMerge w:val="restart"/>
            <w:tcMar>
              <w:top w:w="100" w:type="dxa"/>
              <w:left w:w="100" w:type="dxa"/>
              <w:bottom w:w="100" w:type="dxa"/>
              <w:right w:w="100" w:type="dxa"/>
            </w:tcMar>
          </w:tcPr>
          <w:p w14:paraId="7E003124" w14:textId="77777777" w:rsidR="00453C8C" w:rsidRDefault="00453C8C">
            <w:pPr>
              <w:widowControl w:val="0"/>
              <w:spacing w:line="240" w:lineRule="auto"/>
              <w:rPr>
                <w:b/>
                <w:sz w:val="36"/>
                <w:szCs w:val="36"/>
              </w:rPr>
            </w:pPr>
          </w:p>
          <w:p w14:paraId="686A23F8" w14:textId="77777777" w:rsidR="00453C8C" w:rsidRDefault="006B10E1">
            <w:pPr>
              <w:widowControl w:val="0"/>
              <w:spacing w:line="240" w:lineRule="auto"/>
              <w:rPr>
                <w:b/>
                <w:sz w:val="36"/>
                <w:szCs w:val="36"/>
              </w:rPr>
            </w:pPr>
            <w:r>
              <w:rPr>
                <w:b/>
                <w:sz w:val="36"/>
                <w:szCs w:val="36"/>
              </w:rPr>
              <w:t>Entity Object</w:t>
            </w:r>
          </w:p>
        </w:tc>
        <w:tc>
          <w:tcPr>
            <w:tcW w:w="2970" w:type="dxa"/>
            <w:tcMar>
              <w:top w:w="100" w:type="dxa"/>
              <w:left w:w="100" w:type="dxa"/>
              <w:bottom w:w="100" w:type="dxa"/>
              <w:right w:w="100" w:type="dxa"/>
            </w:tcMar>
          </w:tcPr>
          <w:p w14:paraId="4AF2BE87" w14:textId="77777777" w:rsidR="00453C8C" w:rsidRDefault="006B10E1">
            <w:pPr>
              <w:widowControl w:val="0"/>
              <w:spacing w:line="240" w:lineRule="auto"/>
              <w:rPr>
                <w:b/>
                <w:sz w:val="28"/>
                <w:szCs w:val="28"/>
              </w:rPr>
            </w:pPr>
            <w:r>
              <w:rPr>
                <w:sz w:val="28"/>
                <w:szCs w:val="28"/>
              </w:rPr>
              <w:t>Amministratore</w:t>
            </w:r>
          </w:p>
        </w:tc>
        <w:tc>
          <w:tcPr>
            <w:tcW w:w="3030" w:type="dxa"/>
            <w:tcMar>
              <w:top w:w="100" w:type="dxa"/>
              <w:left w:w="100" w:type="dxa"/>
              <w:bottom w:w="100" w:type="dxa"/>
              <w:right w:w="100" w:type="dxa"/>
            </w:tcMar>
          </w:tcPr>
          <w:p w14:paraId="5D842E49" w14:textId="77777777" w:rsidR="00453C8C" w:rsidRDefault="006B10E1">
            <w:pPr>
              <w:widowControl w:val="0"/>
              <w:spacing w:line="240" w:lineRule="auto"/>
              <w:rPr>
                <w:sz w:val="28"/>
                <w:szCs w:val="28"/>
              </w:rPr>
            </w:pPr>
            <w:r>
              <w:rPr>
                <w:sz w:val="28"/>
                <w:szCs w:val="28"/>
              </w:rPr>
              <w:t>Rappresenta l’utente docente dell’applicazione PlayForLearn.</w:t>
            </w:r>
          </w:p>
        </w:tc>
      </w:tr>
      <w:tr w:rsidR="00453C8C" w14:paraId="5B788126" w14:textId="77777777">
        <w:trPr>
          <w:trHeight w:val="560"/>
        </w:trPr>
        <w:tc>
          <w:tcPr>
            <w:tcW w:w="3494" w:type="dxa"/>
            <w:vMerge/>
            <w:tcMar>
              <w:top w:w="100" w:type="dxa"/>
              <w:left w:w="100" w:type="dxa"/>
              <w:bottom w:w="100" w:type="dxa"/>
              <w:right w:w="100" w:type="dxa"/>
            </w:tcMar>
          </w:tcPr>
          <w:p w14:paraId="5441A400" w14:textId="77777777" w:rsidR="00453C8C" w:rsidRDefault="00453C8C">
            <w:pPr>
              <w:widowControl w:val="0"/>
              <w:spacing w:line="240" w:lineRule="auto"/>
              <w:rPr>
                <w:b/>
                <w:sz w:val="36"/>
                <w:szCs w:val="36"/>
              </w:rPr>
            </w:pPr>
          </w:p>
        </w:tc>
        <w:tc>
          <w:tcPr>
            <w:tcW w:w="2970" w:type="dxa"/>
            <w:tcMar>
              <w:top w:w="100" w:type="dxa"/>
              <w:left w:w="100" w:type="dxa"/>
              <w:bottom w:w="100" w:type="dxa"/>
              <w:right w:w="100" w:type="dxa"/>
            </w:tcMar>
          </w:tcPr>
          <w:p w14:paraId="753D7687" w14:textId="77777777" w:rsidR="00453C8C" w:rsidRDefault="006B10E1">
            <w:pPr>
              <w:widowControl w:val="0"/>
              <w:spacing w:line="240" w:lineRule="auto"/>
              <w:rPr>
                <w:sz w:val="28"/>
                <w:szCs w:val="28"/>
              </w:rPr>
            </w:pPr>
            <w:r>
              <w:rPr>
                <w:sz w:val="28"/>
                <w:szCs w:val="28"/>
              </w:rPr>
              <w:t>Utente</w:t>
            </w:r>
          </w:p>
        </w:tc>
        <w:tc>
          <w:tcPr>
            <w:tcW w:w="3030" w:type="dxa"/>
            <w:tcMar>
              <w:top w:w="100" w:type="dxa"/>
              <w:left w:w="100" w:type="dxa"/>
              <w:bottom w:w="100" w:type="dxa"/>
              <w:right w:w="100" w:type="dxa"/>
            </w:tcMar>
          </w:tcPr>
          <w:p w14:paraId="51F913C6" w14:textId="77777777" w:rsidR="00453C8C" w:rsidRDefault="006B10E1">
            <w:pPr>
              <w:widowControl w:val="0"/>
              <w:spacing w:line="240" w:lineRule="auto"/>
              <w:rPr>
                <w:sz w:val="28"/>
                <w:szCs w:val="28"/>
              </w:rPr>
            </w:pPr>
            <w:r>
              <w:rPr>
                <w:sz w:val="28"/>
                <w:szCs w:val="28"/>
              </w:rPr>
              <w:t xml:space="preserve">Rappresenta l’utente alunno dell’applicazione </w:t>
            </w:r>
          </w:p>
        </w:tc>
      </w:tr>
      <w:tr w:rsidR="00453C8C" w14:paraId="5B4669EF" w14:textId="77777777">
        <w:trPr>
          <w:trHeight w:val="1000"/>
        </w:trPr>
        <w:tc>
          <w:tcPr>
            <w:tcW w:w="3494" w:type="dxa"/>
            <w:vMerge w:val="restart"/>
            <w:tcMar>
              <w:top w:w="100" w:type="dxa"/>
              <w:left w:w="100" w:type="dxa"/>
              <w:bottom w:w="100" w:type="dxa"/>
              <w:right w:w="100" w:type="dxa"/>
            </w:tcMar>
          </w:tcPr>
          <w:p w14:paraId="38FF7010" w14:textId="77777777" w:rsidR="00453C8C" w:rsidRDefault="006B10E1">
            <w:pPr>
              <w:widowControl w:val="0"/>
              <w:spacing w:line="240" w:lineRule="auto"/>
              <w:rPr>
                <w:b/>
                <w:sz w:val="36"/>
                <w:szCs w:val="36"/>
              </w:rPr>
            </w:pPr>
            <w:r>
              <w:rPr>
                <w:b/>
                <w:sz w:val="36"/>
                <w:szCs w:val="36"/>
              </w:rPr>
              <w:t>Boundary Object</w:t>
            </w:r>
          </w:p>
        </w:tc>
        <w:tc>
          <w:tcPr>
            <w:tcW w:w="2970" w:type="dxa"/>
            <w:tcMar>
              <w:top w:w="100" w:type="dxa"/>
              <w:left w:w="100" w:type="dxa"/>
              <w:bottom w:w="100" w:type="dxa"/>
              <w:right w:w="100" w:type="dxa"/>
            </w:tcMar>
          </w:tcPr>
          <w:p w14:paraId="3A7AE6D0" w14:textId="77777777" w:rsidR="00453C8C" w:rsidRDefault="006B10E1">
            <w:pPr>
              <w:widowControl w:val="0"/>
              <w:spacing w:line="240" w:lineRule="auto"/>
              <w:rPr>
                <w:sz w:val="28"/>
                <w:szCs w:val="28"/>
              </w:rPr>
            </w:pPr>
            <w:r>
              <w:rPr>
                <w:sz w:val="28"/>
                <w:szCs w:val="28"/>
              </w:rPr>
              <w:t>FormLogin</w:t>
            </w:r>
          </w:p>
          <w:p w14:paraId="17F57A9A" w14:textId="77777777" w:rsidR="00453C8C" w:rsidRDefault="00453C8C">
            <w:pPr>
              <w:widowControl w:val="0"/>
              <w:spacing w:line="240" w:lineRule="auto"/>
              <w:rPr>
                <w:sz w:val="28"/>
                <w:szCs w:val="28"/>
              </w:rPr>
            </w:pPr>
          </w:p>
        </w:tc>
        <w:tc>
          <w:tcPr>
            <w:tcW w:w="3030" w:type="dxa"/>
            <w:tcMar>
              <w:top w:w="100" w:type="dxa"/>
              <w:left w:w="100" w:type="dxa"/>
              <w:bottom w:w="100" w:type="dxa"/>
              <w:right w:w="100" w:type="dxa"/>
            </w:tcMar>
          </w:tcPr>
          <w:p w14:paraId="3F6D32E6" w14:textId="77777777" w:rsidR="00453C8C" w:rsidRDefault="006B10E1">
            <w:pPr>
              <w:rPr>
                <w:sz w:val="28"/>
                <w:szCs w:val="28"/>
              </w:rPr>
            </w:pPr>
            <w:r>
              <w:rPr>
                <w:sz w:val="28"/>
                <w:szCs w:val="28"/>
              </w:rPr>
              <w:t>Form da compilare per effettuare il Login.</w:t>
            </w:r>
          </w:p>
        </w:tc>
      </w:tr>
      <w:tr w:rsidR="00453C8C" w14:paraId="0F40AA2F" w14:textId="77777777">
        <w:trPr>
          <w:trHeight w:val="1240"/>
        </w:trPr>
        <w:tc>
          <w:tcPr>
            <w:tcW w:w="3494" w:type="dxa"/>
            <w:vMerge/>
            <w:tcMar>
              <w:top w:w="100" w:type="dxa"/>
              <w:left w:w="100" w:type="dxa"/>
              <w:bottom w:w="100" w:type="dxa"/>
              <w:right w:w="100" w:type="dxa"/>
            </w:tcMar>
          </w:tcPr>
          <w:p w14:paraId="375AE17F" w14:textId="77777777" w:rsidR="00453C8C" w:rsidRDefault="00453C8C">
            <w:pPr>
              <w:widowControl w:val="0"/>
              <w:spacing w:line="240" w:lineRule="auto"/>
              <w:rPr>
                <w:b/>
                <w:sz w:val="36"/>
                <w:szCs w:val="36"/>
              </w:rPr>
            </w:pPr>
          </w:p>
        </w:tc>
        <w:tc>
          <w:tcPr>
            <w:tcW w:w="2970" w:type="dxa"/>
            <w:tcMar>
              <w:top w:w="100" w:type="dxa"/>
              <w:left w:w="100" w:type="dxa"/>
              <w:bottom w:w="100" w:type="dxa"/>
              <w:right w:w="100" w:type="dxa"/>
            </w:tcMar>
          </w:tcPr>
          <w:p w14:paraId="34899FA7" w14:textId="77777777" w:rsidR="00453C8C" w:rsidRDefault="006B10E1">
            <w:pPr>
              <w:widowControl w:val="0"/>
              <w:spacing w:line="240" w:lineRule="auto"/>
              <w:rPr>
                <w:sz w:val="28"/>
                <w:szCs w:val="28"/>
              </w:rPr>
            </w:pPr>
            <w:r>
              <w:rPr>
                <w:sz w:val="28"/>
                <w:szCs w:val="28"/>
              </w:rPr>
              <w:t>ButtonLogin</w:t>
            </w:r>
          </w:p>
        </w:tc>
        <w:tc>
          <w:tcPr>
            <w:tcW w:w="3030" w:type="dxa"/>
            <w:tcMar>
              <w:top w:w="100" w:type="dxa"/>
              <w:left w:w="100" w:type="dxa"/>
              <w:bottom w:w="100" w:type="dxa"/>
              <w:right w:w="100" w:type="dxa"/>
            </w:tcMar>
          </w:tcPr>
          <w:p w14:paraId="1EBE8D55" w14:textId="77777777" w:rsidR="00453C8C" w:rsidRDefault="006B10E1">
            <w:pPr>
              <w:rPr>
                <w:sz w:val="28"/>
                <w:szCs w:val="28"/>
              </w:rPr>
            </w:pPr>
            <w:r>
              <w:rPr>
                <w:sz w:val="28"/>
                <w:szCs w:val="28"/>
              </w:rPr>
              <w:t>Pulsante che consente all’utente di effettuare il Login.</w:t>
            </w:r>
          </w:p>
        </w:tc>
      </w:tr>
      <w:tr w:rsidR="00453C8C" w14:paraId="420B7020" w14:textId="77777777">
        <w:trPr>
          <w:trHeight w:val="1240"/>
        </w:trPr>
        <w:tc>
          <w:tcPr>
            <w:tcW w:w="3494" w:type="dxa"/>
            <w:vMerge/>
            <w:tcMar>
              <w:top w:w="100" w:type="dxa"/>
              <w:left w:w="100" w:type="dxa"/>
              <w:bottom w:w="100" w:type="dxa"/>
              <w:right w:w="100" w:type="dxa"/>
            </w:tcMar>
          </w:tcPr>
          <w:p w14:paraId="3ECD784F" w14:textId="77777777" w:rsidR="00453C8C" w:rsidRDefault="00453C8C">
            <w:pPr>
              <w:widowControl w:val="0"/>
              <w:spacing w:line="240" w:lineRule="auto"/>
              <w:rPr>
                <w:b/>
                <w:sz w:val="36"/>
                <w:szCs w:val="36"/>
              </w:rPr>
            </w:pPr>
          </w:p>
        </w:tc>
        <w:tc>
          <w:tcPr>
            <w:tcW w:w="2970" w:type="dxa"/>
            <w:tcMar>
              <w:top w:w="100" w:type="dxa"/>
              <w:left w:w="100" w:type="dxa"/>
              <w:bottom w:w="100" w:type="dxa"/>
              <w:right w:w="100" w:type="dxa"/>
            </w:tcMar>
          </w:tcPr>
          <w:p w14:paraId="6B8D411E" w14:textId="77777777" w:rsidR="00453C8C" w:rsidRDefault="006B10E1">
            <w:pPr>
              <w:widowControl w:val="0"/>
              <w:spacing w:line="240" w:lineRule="auto"/>
              <w:rPr>
                <w:sz w:val="28"/>
                <w:szCs w:val="28"/>
              </w:rPr>
            </w:pPr>
            <w:r>
              <w:rPr>
                <w:sz w:val="28"/>
                <w:szCs w:val="28"/>
              </w:rPr>
              <w:t>Account</w:t>
            </w:r>
          </w:p>
        </w:tc>
        <w:tc>
          <w:tcPr>
            <w:tcW w:w="3030" w:type="dxa"/>
            <w:tcMar>
              <w:top w:w="100" w:type="dxa"/>
              <w:left w:w="100" w:type="dxa"/>
              <w:bottom w:w="100" w:type="dxa"/>
              <w:right w:w="100" w:type="dxa"/>
            </w:tcMar>
          </w:tcPr>
          <w:p w14:paraId="2508149C" w14:textId="77777777" w:rsidR="00453C8C" w:rsidRDefault="006B10E1">
            <w:pPr>
              <w:rPr>
                <w:sz w:val="28"/>
                <w:szCs w:val="28"/>
              </w:rPr>
            </w:pPr>
            <w:r>
              <w:rPr>
                <w:sz w:val="28"/>
                <w:szCs w:val="28"/>
              </w:rPr>
              <w:t>Schermata contenente il pulsante Logout.</w:t>
            </w:r>
          </w:p>
        </w:tc>
      </w:tr>
      <w:tr w:rsidR="00453C8C" w14:paraId="0CDBC5CE" w14:textId="77777777">
        <w:trPr>
          <w:trHeight w:val="1240"/>
        </w:trPr>
        <w:tc>
          <w:tcPr>
            <w:tcW w:w="3494" w:type="dxa"/>
            <w:vMerge/>
            <w:tcMar>
              <w:top w:w="100" w:type="dxa"/>
              <w:left w:w="100" w:type="dxa"/>
              <w:bottom w:w="100" w:type="dxa"/>
              <w:right w:w="100" w:type="dxa"/>
            </w:tcMar>
          </w:tcPr>
          <w:p w14:paraId="4BD95218" w14:textId="77777777" w:rsidR="00453C8C" w:rsidRDefault="00453C8C">
            <w:pPr>
              <w:widowControl w:val="0"/>
              <w:spacing w:line="240" w:lineRule="auto"/>
              <w:rPr>
                <w:b/>
                <w:sz w:val="36"/>
                <w:szCs w:val="36"/>
              </w:rPr>
            </w:pPr>
          </w:p>
        </w:tc>
        <w:tc>
          <w:tcPr>
            <w:tcW w:w="2970" w:type="dxa"/>
            <w:tcMar>
              <w:top w:w="100" w:type="dxa"/>
              <w:left w:w="100" w:type="dxa"/>
              <w:bottom w:w="100" w:type="dxa"/>
              <w:right w:w="100" w:type="dxa"/>
            </w:tcMar>
          </w:tcPr>
          <w:p w14:paraId="6B2F2DB8" w14:textId="77777777" w:rsidR="00453C8C" w:rsidRDefault="006B10E1">
            <w:pPr>
              <w:widowControl w:val="0"/>
              <w:spacing w:line="240" w:lineRule="auto"/>
              <w:rPr>
                <w:sz w:val="28"/>
                <w:szCs w:val="28"/>
              </w:rPr>
            </w:pPr>
            <w:r>
              <w:rPr>
                <w:sz w:val="28"/>
                <w:szCs w:val="28"/>
              </w:rPr>
              <w:t>ButtonLogout</w:t>
            </w:r>
          </w:p>
        </w:tc>
        <w:tc>
          <w:tcPr>
            <w:tcW w:w="3030" w:type="dxa"/>
            <w:tcMar>
              <w:top w:w="100" w:type="dxa"/>
              <w:left w:w="100" w:type="dxa"/>
              <w:bottom w:w="100" w:type="dxa"/>
              <w:right w:w="100" w:type="dxa"/>
            </w:tcMar>
          </w:tcPr>
          <w:p w14:paraId="0BF9E53B" w14:textId="77777777" w:rsidR="00453C8C" w:rsidRDefault="006B10E1">
            <w:pPr>
              <w:rPr>
                <w:sz w:val="28"/>
                <w:szCs w:val="28"/>
              </w:rPr>
            </w:pPr>
            <w:r>
              <w:rPr>
                <w:sz w:val="28"/>
                <w:szCs w:val="28"/>
              </w:rPr>
              <w:t>Pulsante che consente all’utente di effettuare il Logout.</w:t>
            </w:r>
          </w:p>
        </w:tc>
      </w:tr>
      <w:tr w:rsidR="00453C8C" w14:paraId="05B00747" w14:textId="77777777">
        <w:tc>
          <w:tcPr>
            <w:tcW w:w="3494" w:type="dxa"/>
            <w:tcMar>
              <w:top w:w="100" w:type="dxa"/>
              <w:left w:w="100" w:type="dxa"/>
              <w:bottom w:w="100" w:type="dxa"/>
              <w:right w:w="100" w:type="dxa"/>
            </w:tcMar>
          </w:tcPr>
          <w:p w14:paraId="66401A3E" w14:textId="77777777" w:rsidR="00453C8C" w:rsidRDefault="006B10E1">
            <w:pPr>
              <w:widowControl w:val="0"/>
              <w:spacing w:line="240" w:lineRule="auto"/>
              <w:rPr>
                <w:b/>
                <w:sz w:val="36"/>
                <w:szCs w:val="36"/>
              </w:rPr>
            </w:pPr>
            <w:r>
              <w:rPr>
                <w:b/>
                <w:sz w:val="36"/>
                <w:szCs w:val="36"/>
              </w:rPr>
              <w:t>Control Object</w:t>
            </w:r>
          </w:p>
        </w:tc>
        <w:tc>
          <w:tcPr>
            <w:tcW w:w="2970" w:type="dxa"/>
            <w:tcMar>
              <w:top w:w="100" w:type="dxa"/>
              <w:left w:w="100" w:type="dxa"/>
              <w:bottom w:w="100" w:type="dxa"/>
              <w:right w:w="100" w:type="dxa"/>
            </w:tcMar>
          </w:tcPr>
          <w:p w14:paraId="443BB562" w14:textId="77777777" w:rsidR="00453C8C" w:rsidRDefault="006B10E1">
            <w:pPr>
              <w:widowControl w:val="0"/>
              <w:spacing w:line="240" w:lineRule="auto"/>
              <w:rPr>
                <w:sz w:val="28"/>
                <w:szCs w:val="28"/>
              </w:rPr>
            </w:pPr>
            <w:r>
              <w:rPr>
                <w:sz w:val="28"/>
                <w:szCs w:val="28"/>
              </w:rPr>
              <w:t>Autenticazione</w:t>
            </w:r>
          </w:p>
          <w:p w14:paraId="41AA49EB" w14:textId="77777777" w:rsidR="00453C8C" w:rsidRDefault="00453C8C">
            <w:pPr>
              <w:widowControl w:val="0"/>
              <w:spacing w:line="240" w:lineRule="auto"/>
              <w:rPr>
                <w:sz w:val="28"/>
                <w:szCs w:val="28"/>
              </w:rPr>
            </w:pPr>
          </w:p>
          <w:p w14:paraId="3CE283A1" w14:textId="77777777" w:rsidR="00453C8C" w:rsidRDefault="00453C8C">
            <w:pPr>
              <w:widowControl w:val="0"/>
              <w:spacing w:line="240" w:lineRule="auto"/>
              <w:rPr>
                <w:sz w:val="28"/>
                <w:szCs w:val="28"/>
              </w:rPr>
            </w:pPr>
          </w:p>
          <w:p w14:paraId="58E0875C" w14:textId="77777777" w:rsidR="00453C8C" w:rsidRDefault="00453C8C">
            <w:pPr>
              <w:widowControl w:val="0"/>
              <w:spacing w:line="240" w:lineRule="auto"/>
              <w:rPr>
                <w:sz w:val="28"/>
                <w:szCs w:val="28"/>
              </w:rPr>
            </w:pPr>
          </w:p>
        </w:tc>
        <w:tc>
          <w:tcPr>
            <w:tcW w:w="3030" w:type="dxa"/>
            <w:tcMar>
              <w:top w:w="100" w:type="dxa"/>
              <w:left w:w="100" w:type="dxa"/>
              <w:bottom w:w="100" w:type="dxa"/>
              <w:right w:w="100" w:type="dxa"/>
            </w:tcMar>
          </w:tcPr>
          <w:p w14:paraId="38B5C663" w14:textId="77777777" w:rsidR="00453C8C" w:rsidRDefault="006B10E1">
            <w:pPr>
              <w:widowControl w:val="0"/>
              <w:spacing w:line="240" w:lineRule="auto"/>
              <w:rPr>
                <w:sz w:val="28"/>
                <w:szCs w:val="28"/>
              </w:rPr>
            </w:pPr>
            <w:r>
              <w:rPr>
                <w:sz w:val="28"/>
                <w:szCs w:val="28"/>
              </w:rPr>
              <w:t>Gestisce l’accesso da parte di un utente alle funzionalità dell’app attraverso il Login e di uscire attraverso il Logout.</w:t>
            </w:r>
          </w:p>
          <w:p w14:paraId="3088A85F" w14:textId="77777777" w:rsidR="00453C8C" w:rsidRDefault="00453C8C">
            <w:pPr>
              <w:widowControl w:val="0"/>
              <w:spacing w:line="240" w:lineRule="auto"/>
              <w:rPr>
                <w:sz w:val="28"/>
                <w:szCs w:val="28"/>
              </w:rPr>
            </w:pPr>
          </w:p>
        </w:tc>
      </w:tr>
    </w:tbl>
    <w:p w14:paraId="4D13DC33" w14:textId="77777777" w:rsidR="00453C8C" w:rsidRDefault="00453C8C">
      <w:pPr>
        <w:rPr>
          <w:b/>
          <w:sz w:val="36"/>
          <w:szCs w:val="36"/>
        </w:rPr>
      </w:pPr>
    </w:p>
    <w:p w14:paraId="0DF36D38" w14:textId="77777777" w:rsidR="00453C8C" w:rsidRDefault="00453C8C">
      <w:pPr>
        <w:rPr>
          <w:b/>
          <w:sz w:val="36"/>
          <w:szCs w:val="36"/>
        </w:rPr>
      </w:pPr>
    </w:p>
    <w:p w14:paraId="4EB1A4E8" w14:textId="77777777" w:rsidR="00453C8C" w:rsidRDefault="00453C8C">
      <w:pPr>
        <w:rPr>
          <w:b/>
          <w:sz w:val="48"/>
          <w:szCs w:val="48"/>
        </w:rPr>
      </w:pPr>
    </w:p>
    <w:p w14:paraId="10102E87" w14:textId="77777777" w:rsidR="00453C8C" w:rsidRDefault="00453C8C">
      <w:pPr>
        <w:rPr>
          <w:b/>
          <w:sz w:val="48"/>
          <w:szCs w:val="48"/>
        </w:rPr>
      </w:pPr>
    </w:p>
    <w:p w14:paraId="57D5A724" w14:textId="77777777" w:rsidR="00453C8C" w:rsidRDefault="006B10E1">
      <w:pPr>
        <w:keepNext/>
        <w:numPr>
          <w:ilvl w:val="3"/>
          <w:numId w:val="10"/>
        </w:numPr>
        <w:spacing w:after="160" w:line="252" w:lineRule="auto"/>
        <w:ind w:left="135" w:firstLine="1695"/>
        <w:contextualSpacing/>
        <w:rPr>
          <w:rFonts w:ascii="Calibri" w:eastAsia="Calibri" w:hAnsi="Calibri" w:cs="Calibri"/>
        </w:rPr>
      </w:pPr>
      <w:r>
        <w:rPr>
          <w:b/>
          <w:sz w:val="36"/>
          <w:szCs w:val="36"/>
        </w:rPr>
        <w:t>CD_2 - Gestione Utenti</w:t>
      </w:r>
    </w:p>
    <w:p w14:paraId="3A79EF76" w14:textId="77777777" w:rsidR="00453C8C" w:rsidRDefault="00453C8C">
      <w:pPr>
        <w:rPr>
          <w:b/>
          <w:sz w:val="36"/>
          <w:szCs w:val="36"/>
        </w:rPr>
      </w:pPr>
    </w:p>
    <w:p w14:paraId="72E46478" w14:textId="77777777" w:rsidR="00453C8C" w:rsidRDefault="006B10E1">
      <w:pPr>
        <w:rPr>
          <w:b/>
          <w:sz w:val="36"/>
          <w:szCs w:val="36"/>
        </w:rPr>
      </w:pPr>
      <w:r>
        <w:rPr>
          <w:noProof/>
        </w:rPr>
        <w:drawing>
          <wp:inline distT="114300" distB="114300" distL="114300" distR="114300" wp14:anchorId="293E3D94" wp14:editId="53CD2570">
            <wp:extent cx="5750250" cy="4152900"/>
            <wp:effectExtent l="0" t="0" r="0" b="0"/>
            <wp:docPr id="31" name="image61.png" descr="CD_1 Gestione Utenti.png"/>
            <wp:cNvGraphicFramePr/>
            <a:graphic xmlns:a="http://schemas.openxmlformats.org/drawingml/2006/main">
              <a:graphicData uri="http://schemas.openxmlformats.org/drawingml/2006/picture">
                <pic:pic xmlns:pic="http://schemas.openxmlformats.org/drawingml/2006/picture">
                  <pic:nvPicPr>
                    <pic:cNvPr id="0" name="image61.png" descr="CD_1 Gestione Utenti.png"/>
                    <pic:cNvPicPr preferRelativeResize="0"/>
                  </pic:nvPicPr>
                  <pic:blipFill>
                    <a:blip r:embed="rId17"/>
                    <a:srcRect/>
                    <a:stretch>
                      <a:fillRect/>
                    </a:stretch>
                  </pic:blipFill>
                  <pic:spPr>
                    <a:xfrm>
                      <a:off x="0" y="0"/>
                      <a:ext cx="5750250" cy="4152900"/>
                    </a:xfrm>
                    <a:prstGeom prst="rect">
                      <a:avLst/>
                    </a:prstGeom>
                    <a:ln/>
                  </pic:spPr>
                </pic:pic>
              </a:graphicData>
            </a:graphic>
          </wp:inline>
        </w:drawing>
      </w:r>
    </w:p>
    <w:p w14:paraId="3EEF514C" w14:textId="77777777" w:rsidR="00453C8C" w:rsidRDefault="00453C8C">
      <w:pPr>
        <w:rPr>
          <w:b/>
          <w:sz w:val="36"/>
          <w:szCs w:val="36"/>
        </w:rPr>
      </w:pPr>
    </w:p>
    <w:p w14:paraId="7E0E9444" w14:textId="77777777" w:rsidR="00453C8C" w:rsidRDefault="006B10E1">
      <w:pPr>
        <w:jc w:val="center"/>
        <w:rPr>
          <w:b/>
          <w:sz w:val="36"/>
          <w:szCs w:val="36"/>
        </w:rPr>
      </w:pPr>
      <w:r>
        <w:rPr>
          <w:b/>
          <w:sz w:val="36"/>
          <w:szCs w:val="36"/>
        </w:rPr>
        <w:t>IDENTIFICAZIONE OBJECT - Gestione Utenti</w:t>
      </w:r>
    </w:p>
    <w:p w14:paraId="105AF5BC" w14:textId="77777777" w:rsidR="00453C8C" w:rsidRDefault="00453C8C">
      <w:pPr>
        <w:rPr>
          <w:b/>
          <w:sz w:val="36"/>
          <w:szCs w:val="36"/>
        </w:rPr>
      </w:pPr>
    </w:p>
    <w:tbl>
      <w:tblPr>
        <w:tblStyle w:val="aff8"/>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2760"/>
        <w:gridCol w:w="4320"/>
      </w:tblGrid>
      <w:tr w:rsidR="00453C8C" w14:paraId="33A17992" w14:textId="77777777">
        <w:tc>
          <w:tcPr>
            <w:tcW w:w="1965" w:type="dxa"/>
            <w:tcMar>
              <w:top w:w="100" w:type="dxa"/>
              <w:left w:w="100" w:type="dxa"/>
              <w:bottom w:w="100" w:type="dxa"/>
              <w:right w:w="100" w:type="dxa"/>
            </w:tcMar>
          </w:tcPr>
          <w:p w14:paraId="0C91D8AF" w14:textId="77777777" w:rsidR="00453C8C" w:rsidRDefault="006B10E1">
            <w:pPr>
              <w:widowControl w:val="0"/>
              <w:spacing w:line="240" w:lineRule="auto"/>
              <w:rPr>
                <w:b/>
                <w:sz w:val="36"/>
                <w:szCs w:val="36"/>
              </w:rPr>
            </w:pPr>
            <w:r>
              <w:rPr>
                <w:b/>
                <w:sz w:val="36"/>
                <w:szCs w:val="36"/>
              </w:rPr>
              <w:t>Tipo</w:t>
            </w:r>
          </w:p>
        </w:tc>
        <w:tc>
          <w:tcPr>
            <w:tcW w:w="2760" w:type="dxa"/>
            <w:tcMar>
              <w:top w:w="100" w:type="dxa"/>
              <w:left w:w="100" w:type="dxa"/>
              <w:bottom w:w="100" w:type="dxa"/>
              <w:right w:w="100" w:type="dxa"/>
            </w:tcMar>
          </w:tcPr>
          <w:p w14:paraId="52326B91" w14:textId="77777777" w:rsidR="00453C8C" w:rsidRDefault="006B10E1">
            <w:pPr>
              <w:widowControl w:val="0"/>
              <w:spacing w:line="240" w:lineRule="auto"/>
              <w:rPr>
                <w:b/>
                <w:sz w:val="36"/>
                <w:szCs w:val="36"/>
              </w:rPr>
            </w:pPr>
            <w:r>
              <w:rPr>
                <w:b/>
                <w:sz w:val="36"/>
                <w:szCs w:val="36"/>
              </w:rPr>
              <w:t>Nome</w:t>
            </w:r>
          </w:p>
        </w:tc>
        <w:tc>
          <w:tcPr>
            <w:tcW w:w="4320" w:type="dxa"/>
            <w:tcMar>
              <w:top w:w="100" w:type="dxa"/>
              <w:left w:w="100" w:type="dxa"/>
              <w:bottom w:w="100" w:type="dxa"/>
              <w:right w:w="100" w:type="dxa"/>
            </w:tcMar>
          </w:tcPr>
          <w:p w14:paraId="73558A24" w14:textId="77777777" w:rsidR="00453C8C" w:rsidRDefault="006B10E1">
            <w:pPr>
              <w:widowControl w:val="0"/>
              <w:spacing w:line="240" w:lineRule="auto"/>
              <w:rPr>
                <w:b/>
                <w:sz w:val="36"/>
                <w:szCs w:val="36"/>
              </w:rPr>
            </w:pPr>
            <w:r>
              <w:rPr>
                <w:b/>
                <w:sz w:val="36"/>
                <w:szCs w:val="36"/>
              </w:rPr>
              <w:t>Descrizione</w:t>
            </w:r>
          </w:p>
        </w:tc>
      </w:tr>
      <w:tr w:rsidR="00453C8C" w14:paraId="54A7C3F4" w14:textId="77777777">
        <w:trPr>
          <w:trHeight w:val="1500"/>
        </w:trPr>
        <w:tc>
          <w:tcPr>
            <w:tcW w:w="1965" w:type="dxa"/>
            <w:vMerge w:val="restart"/>
            <w:tcMar>
              <w:top w:w="100" w:type="dxa"/>
              <w:left w:w="100" w:type="dxa"/>
              <w:bottom w:w="100" w:type="dxa"/>
              <w:right w:w="100" w:type="dxa"/>
            </w:tcMar>
          </w:tcPr>
          <w:p w14:paraId="54C19E7E" w14:textId="77777777" w:rsidR="00453C8C" w:rsidRDefault="006B10E1">
            <w:pPr>
              <w:widowControl w:val="0"/>
              <w:spacing w:line="240" w:lineRule="auto"/>
              <w:rPr>
                <w:b/>
                <w:sz w:val="36"/>
                <w:szCs w:val="36"/>
              </w:rPr>
            </w:pPr>
            <w:r>
              <w:rPr>
                <w:b/>
                <w:sz w:val="36"/>
                <w:szCs w:val="36"/>
              </w:rPr>
              <w:t>Entity Object</w:t>
            </w:r>
          </w:p>
        </w:tc>
        <w:tc>
          <w:tcPr>
            <w:tcW w:w="2760" w:type="dxa"/>
            <w:tcMar>
              <w:top w:w="100" w:type="dxa"/>
              <w:left w:w="100" w:type="dxa"/>
              <w:bottom w:w="100" w:type="dxa"/>
              <w:right w:w="100" w:type="dxa"/>
            </w:tcMar>
          </w:tcPr>
          <w:p w14:paraId="22EA3A6A" w14:textId="77777777" w:rsidR="00453C8C" w:rsidRDefault="006B10E1">
            <w:pPr>
              <w:widowControl w:val="0"/>
              <w:spacing w:line="240" w:lineRule="auto"/>
              <w:rPr>
                <w:sz w:val="28"/>
                <w:szCs w:val="28"/>
              </w:rPr>
            </w:pPr>
            <w:r>
              <w:rPr>
                <w:sz w:val="28"/>
                <w:szCs w:val="28"/>
              </w:rPr>
              <w:t>Amministratore</w:t>
            </w:r>
          </w:p>
        </w:tc>
        <w:tc>
          <w:tcPr>
            <w:tcW w:w="4320" w:type="dxa"/>
            <w:tcMar>
              <w:top w:w="100" w:type="dxa"/>
              <w:left w:w="100" w:type="dxa"/>
              <w:bottom w:w="100" w:type="dxa"/>
              <w:right w:w="100" w:type="dxa"/>
            </w:tcMar>
          </w:tcPr>
          <w:p w14:paraId="0ECFCAE7" w14:textId="77777777" w:rsidR="00453C8C" w:rsidRDefault="006B10E1">
            <w:pPr>
              <w:widowControl w:val="0"/>
              <w:spacing w:line="240" w:lineRule="auto"/>
              <w:rPr>
                <w:sz w:val="28"/>
                <w:szCs w:val="28"/>
              </w:rPr>
            </w:pPr>
            <w:r>
              <w:rPr>
                <w:sz w:val="28"/>
                <w:szCs w:val="28"/>
              </w:rPr>
              <w:t>Rappresenta l’utente docente dell’applicazione PlayForLearn.</w:t>
            </w:r>
          </w:p>
        </w:tc>
      </w:tr>
      <w:tr w:rsidR="00453C8C" w14:paraId="066553B5" w14:textId="77777777">
        <w:trPr>
          <w:trHeight w:val="560"/>
        </w:trPr>
        <w:tc>
          <w:tcPr>
            <w:tcW w:w="1965" w:type="dxa"/>
            <w:vMerge/>
            <w:tcMar>
              <w:top w:w="100" w:type="dxa"/>
              <w:left w:w="100" w:type="dxa"/>
              <w:bottom w:w="100" w:type="dxa"/>
              <w:right w:w="100" w:type="dxa"/>
            </w:tcMar>
          </w:tcPr>
          <w:p w14:paraId="43153EC8"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21166203" w14:textId="77777777" w:rsidR="00453C8C" w:rsidRDefault="006B10E1">
            <w:pPr>
              <w:widowControl w:val="0"/>
              <w:spacing w:line="240" w:lineRule="auto"/>
              <w:rPr>
                <w:sz w:val="28"/>
                <w:szCs w:val="28"/>
              </w:rPr>
            </w:pPr>
            <w:r>
              <w:rPr>
                <w:sz w:val="28"/>
                <w:szCs w:val="28"/>
              </w:rPr>
              <w:t>Utente</w:t>
            </w:r>
          </w:p>
        </w:tc>
        <w:tc>
          <w:tcPr>
            <w:tcW w:w="4320" w:type="dxa"/>
            <w:tcMar>
              <w:top w:w="100" w:type="dxa"/>
              <w:left w:w="100" w:type="dxa"/>
              <w:bottom w:w="100" w:type="dxa"/>
              <w:right w:w="100" w:type="dxa"/>
            </w:tcMar>
          </w:tcPr>
          <w:p w14:paraId="72BAE162" w14:textId="77777777" w:rsidR="00453C8C" w:rsidRDefault="006B10E1">
            <w:pPr>
              <w:widowControl w:val="0"/>
              <w:spacing w:line="240" w:lineRule="auto"/>
              <w:rPr>
                <w:sz w:val="28"/>
                <w:szCs w:val="28"/>
              </w:rPr>
            </w:pPr>
            <w:r>
              <w:rPr>
                <w:sz w:val="28"/>
                <w:szCs w:val="28"/>
              </w:rPr>
              <w:t>Rappresenta l’utente alunno dell’app PlayForLearn.</w:t>
            </w:r>
          </w:p>
        </w:tc>
      </w:tr>
      <w:tr w:rsidR="00453C8C" w14:paraId="25E83DD7" w14:textId="77777777">
        <w:trPr>
          <w:trHeight w:val="560"/>
        </w:trPr>
        <w:tc>
          <w:tcPr>
            <w:tcW w:w="1965" w:type="dxa"/>
            <w:vMerge w:val="restart"/>
            <w:tcMar>
              <w:top w:w="100" w:type="dxa"/>
              <w:left w:w="100" w:type="dxa"/>
              <w:bottom w:w="100" w:type="dxa"/>
              <w:right w:w="100" w:type="dxa"/>
            </w:tcMar>
          </w:tcPr>
          <w:p w14:paraId="7848F7D4" w14:textId="77777777" w:rsidR="00453C8C" w:rsidRDefault="006B10E1">
            <w:pPr>
              <w:widowControl w:val="0"/>
              <w:spacing w:line="240" w:lineRule="auto"/>
              <w:rPr>
                <w:b/>
                <w:sz w:val="36"/>
                <w:szCs w:val="36"/>
              </w:rPr>
            </w:pPr>
            <w:r>
              <w:rPr>
                <w:b/>
                <w:sz w:val="36"/>
                <w:szCs w:val="36"/>
              </w:rPr>
              <w:lastRenderedPageBreak/>
              <w:t>Boundary Object</w:t>
            </w:r>
          </w:p>
        </w:tc>
        <w:tc>
          <w:tcPr>
            <w:tcW w:w="2760" w:type="dxa"/>
            <w:tcMar>
              <w:top w:w="100" w:type="dxa"/>
              <w:left w:w="100" w:type="dxa"/>
              <w:bottom w:w="100" w:type="dxa"/>
              <w:right w:w="100" w:type="dxa"/>
            </w:tcMar>
          </w:tcPr>
          <w:p w14:paraId="22587F3F" w14:textId="77777777" w:rsidR="00453C8C" w:rsidRDefault="006B10E1">
            <w:pPr>
              <w:widowControl w:val="0"/>
              <w:spacing w:line="240" w:lineRule="auto"/>
              <w:rPr>
                <w:sz w:val="28"/>
                <w:szCs w:val="28"/>
              </w:rPr>
            </w:pPr>
            <w:r>
              <w:rPr>
                <w:sz w:val="28"/>
                <w:szCs w:val="28"/>
              </w:rPr>
              <w:t>FormDatiProfilo</w:t>
            </w:r>
          </w:p>
          <w:p w14:paraId="381657D9" w14:textId="77777777" w:rsidR="00453C8C" w:rsidRDefault="00453C8C">
            <w:pPr>
              <w:widowControl w:val="0"/>
              <w:spacing w:line="240" w:lineRule="auto"/>
              <w:rPr>
                <w:sz w:val="28"/>
                <w:szCs w:val="28"/>
              </w:rPr>
            </w:pPr>
          </w:p>
        </w:tc>
        <w:tc>
          <w:tcPr>
            <w:tcW w:w="4320" w:type="dxa"/>
            <w:tcMar>
              <w:top w:w="100" w:type="dxa"/>
              <w:left w:w="100" w:type="dxa"/>
              <w:bottom w:w="100" w:type="dxa"/>
              <w:right w:w="100" w:type="dxa"/>
            </w:tcMar>
          </w:tcPr>
          <w:p w14:paraId="4C34F001" w14:textId="77777777" w:rsidR="00453C8C" w:rsidRDefault="006B10E1">
            <w:pPr>
              <w:widowControl w:val="0"/>
              <w:spacing w:line="240" w:lineRule="auto"/>
              <w:rPr>
                <w:sz w:val="28"/>
                <w:szCs w:val="28"/>
              </w:rPr>
            </w:pPr>
            <w:r>
              <w:rPr>
                <w:sz w:val="28"/>
                <w:szCs w:val="28"/>
              </w:rPr>
              <w:t>Visualizza le informazioni attuali dell’utente.</w:t>
            </w:r>
          </w:p>
        </w:tc>
      </w:tr>
      <w:tr w:rsidR="00453C8C" w14:paraId="3521B24F" w14:textId="77777777">
        <w:trPr>
          <w:trHeight w:val="560"/>
        </w:trPr>
        <w:tc>
          <w:tcPr>
            <w:tcW w:w="1965" w:type="dxa"/>
            <w:vMerge/>
            <w:tcMar>
              <w:top w:w="100" w:type="dxa"/>
              <w:left w:w="100" w:type="dxa"/>
              <w:bottom w:w="100" w:type="dxa"/>
              <w:right w:w="100" w:type="dxa"/>
            </w:tcMar>
          </w:tcPr>
          <w:p w14:paraId="59993506"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659411CD" w14:textId="77777777" w:rsidR="00453C8C" w:rsidRDefault="006B10E1">
            <w:pPr>
              <w:widowControl w:val="0"/>
              <w:spacing w:line="240" w:lineRule="auto"/>
              <w:rPr>
                <w:sz w:val="28"/>
                <w:szCs w:val="28"/>
              </w:rPr>
            </w:pPr>
            <w:r>
              <w:rPr>
                <w:sz w:val="28"/>
                <w:szCs w:val="28"/>
              </w:rPr>
              <w:t>FormRegistrazione Amministratore</w:t>
            </w:r>
          </w:p>
        </w:tc>
        <w:tc>
          <w:tcPr>
            <w:tcW w:w="4320" w:type="dxa"/>
            <w:tcMar>
              <w:top w:w="100" w:type="dxa"/>
              <w:left w:w="100" w:type="dxa"/>
              <w:bottom w:w="100" w:type="dxa"/>
              <w:right w:w="100" w:type="dxa"/>
            </w:tcMar>
          </w:tcPr>
          <w:p w14:paraId="7C7BD184" w14:textId="77777777" w:rsidR="00453C8C" w:rsidRDefault="006B10E1">
            <w:pPr>
              <w:widowControl w:val="0"/>
              <w:spacing w:line="240" w:lineRule="auto"/>
              <w:rPr>
                <w:sz w:val="28"/>
                <w:szCs w:val="28"/>
              </w:rPr>
            </w:pPr>
            <w:r>
              <w:rPr>
                <w:sz w:val="28"/>
                <w:szCs w:val="28"/>
              </w:rPr>
              <w:t>Form che consente l’inserimento dei dati per un nuovo insegnante(amministratore).</w:t>
            </w:r>
          </w:p>
        </w:tc>
      </w:tr>
      <w:tr w:rsidR="00453C8C" w14:paraId="5F3D0AF6" w14:textId="77777777">
        <w:trPr>
          <w:trHeight w:val="560"/>
        </w:trPr>
        <w:tc>
          <w:tcPr>
            <w:tcW w:w="1965" w:type="dxa"/>
            <w:vMerge/>
            <w:tcMar>
              <w:top w:w="100" w:type="dxa"/>
              <w:left w:w="100" w:type="dxa"/>
              <w:bottom w:w="100" w:type="dxa"/>
              <w:right w:w="100" w:type="dxa"/>
            </w:tcMar>
          </w:tcPr>
          <w:p w14:paraId="68C25631"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0271794F" w14:textId="77777777" w:rsidR="00453C8C" w:rsidRDefault="006B10E1">
            <w:pPr>
              <w:widowControl w:val="0"/>
              <w:spacing w:line="240" w:lineRule="auto"/>
              <w:rPr>
                <w:sz w:val="28"/>
                <w:szCs w:val="28"/>
              </w:rPr>
            </w:pPr>
            <w:r>
              <w:rPr>
                <w:sz w:val="28"/>
                <w:szCs w:val="28"/>
              </w:rPr>
              <w:t>FormRegistrazione</w:t>
            </w:r>
          </w:p>
          <w:p w14:paraId="56478791" w14:textId="77777777" w:rsidR="00453C8C" w:rsidRDefault="006B10E1">
            <w:pPr>
              <w:widowControl w:val="0"/>
              <w:spacing w:line="240" w:lineRule="auto"/>
              <w:rPr>
                <w:sz w:val="28"/>
                <w:szCs w:val="28"/>
              </w:rPr>
            </w:pPr>
            <w:r>
              <w:rPr>
                <w:sz w:val="28"/>
                <w:szCs w:val="28"/>
              </w:rPr>
              <w:t>Utente</w:t>
            </w:r>
          </w:p>
        </w:tc>
        <w:tc>
          <w:tcPr>
            <w:tcW w:w="4320" w:type="dxa"/>
            <w:tcMar>
              <w:top w:w="100" w:type="dxa"/>
              <w:left w:w="100" w:type="dxa"/>
              <w:bottom w:w="100" w:type="dxa"/>
              <w:right w:w="100" w:type="dxa"/>
            </w:tcMar>
          </w:tcPr>
          <w:p w14:paraId="1128A48A" w14:textId="77777777" w:rsidR="00453C8C" w:rsidRDefault="006B10E1">
            <w:pPr>
              <w:widowControl w:val="0"/>
              <w:spacing w:line="240" w:lineRule="auto"/>
              <w:rPr>
                <w:sz w:val="28"/>
                <w:szCs w:val="28"/>
              </w:rPr>
            </w:pPr>
            <w:r>
              <w:rPr>
                <w:sz w:val="28"/>
                <w:szCs w:val="28"/>
              </w:rPr>
              <w:t>Form che consente l’inserimento dei dati per un nuovo alunno(utente).</w:t>
            </w:r>
          </w:p>
        </w:tc>
      </w:tr>
      <w:tr w:rsidR="00453C8C" w14:paraId="730A62C2" w14:textId="77777777">
        <w:trPr>
          <w:trHeight w:val="560"/>
        </w:trPr>
        <w:tc>
          <w:tcPr>
            <w:tcW w:w="1965" w:type="dxa"/>
            <w:vMerge/>
            <w:tcMar>
              <w:top w:w="100" w:type="dxa"/>
              <w:left w:w="100" w:type="dxa"/>
              <w:bottom w:w="100" w:type="dxa"/>
              <w:right w:w="100" w:type="dxa"/>
            </w:tcMar>
          </w:tcPr>
          <w:p w14:paraId="43DA6E7C"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2DCD7333" w14:textId="77777777" w:rsidR="00453C8C" w:rsidRDefault="006B10E1">
            <w:pPr>
              <w:widowControl w:val="0"/>
              <w:spacing w:line="240" w:lineRule="auto"/>
              <w:rPr>
                <w:sz w:val="28"/>
                <w:szCs w:val="28"/>
              </w:rPr>
            </w:pPr>
            <w:r>
              <w:rPr>
                <w:sz w:val="28"/>
                <w:szCs w:val="28"/>
              </w:rPr>
              <w:t>NotificaAccettazione</w:t>
            </w:r>
          </w:p>
          <w:p w14:paraId="3DC93170" w14:textId="77777777" w:rsidR="00453C8C" w:rsidRDefault="006B10E1">
            <w:pPr>
              <w:widowControl w:val="0"/>
              <w:spacing w:line="240" w:lineRule="auto"/>
              <w:rPr>
                <w:sz w:val="28"/>
                <w:szCs w:val="28"/>
              </w:rPr>
            </w:pPr>
            <w:r>
              <w:rPr>
                <w:sz w:val="28"/>
                <w:szCs w:val="28"/>
              </w:rPr>
              <w:t>Utente</w:t>
            </w:r>
          </w:p>
        </w:tc>
        <w:tc>
          <w:tcPr>
            <w:tcW w:w="4320" w:type="dxa"/>
            <w:tcMar>
              <w:top w:w="100" w:type="dxa"/>
              <w:left w:w="100" w:type="dxa"/>
              <w:bottom w:w="100" w:type="dxa"/>
              <w:right w:w="100" w:type="dxa"/>
            </w:tcMar>
          </w:tcPr>
          <w:p w14:paraId="6A7A5B38" w14:textId="77777777" w:rsidR="00453C8C" w:rsidRDefault="006B10E1">
            <w:pPr>
              <w:widowControl w:val="0"/>
              <w:spacing w:line="240" w:lineRule="auto"/>
              <w:rPr>
                <w:sz w:val="28"/>
                <w:szCs w:val="28"/>
              </w:rPr>
            </w:pPr>
            <w:r>
              <w:rPr>
                <w:sz w:val="28"/>
                <w:szCs w:val="28"/>
              </w:rPr>
              <w:t>Messaggio di avviso per l’utente di avvenuta accettazione da parte dell’amministratore.</w:t>
            </w:r>
          </w:p>
        </w:tc>
      </w:tr>
      <w:tr w:rsidR="00453C8C" w14:paraId="3B703CDE" w14:textId="77777777">
        <w:trPr>
          <w:trHeight w:val="560"/>
        </w:trPr>
        <w:tc>
          <w:tcPr>
            <w:tcW w:w="1965" w:type="dxa"/>
            <w:vMerge/>
            <w:tcMar>
              <w:top w:w="100" w:type="dxa"/>
              <w:left w:w="100" w:type="dxa"/>
              <w:bottom w:w="100" w:type="dxa"/>
              <w:right w:w="100" w:type="dxa"/>
            </w:tcMar>
          </w:tcPr>
          <w:p w14:paraId="707BB07F"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542EFA70" w14:textId="77777777" w:rsidR="00453C8C" w:rsidRDefault="006B10E1">
            <w:pPr>
              <w:widowControl w:val="0"/>
              <w:spacing w:line="240" w:lineRule="auto"/>
              <w:rPr>
                <w:sz w:val="28"/>
                <w:szCs w:val="28"/>
              </w:rPr>
            </w:pPr>
            <w:r>
              <w:rPr>
                <w:sz w:val="28"/>
                <w:szCs w:val="28"/>
              </w:rPr>
              <w:t>NotificaRifiuto</w:t>
            </w:r>
          </w:p>
          <w:p w14:paraId="294A6FBC" w14:textId="77777777" w:rsidR="00453C8C" w:rsidRDefault="006B10E1">
            <w:pPr>
              <w:widowControl w:val="0"/>
              <w:spacing w:line="240" w:lineRule="auto"/>
              <w:rPr>
                <w:sz w:val="28"/>
                <w:szCs w:val="28"/>
              </w:rPr>
            </w:pPr>
            <w:r>
              <w:rPr>
                <w:sz w:val="28"/>
                <w:szCs w:val="28"/>
              </w:rPr>
              <w:t>Utente</w:t>
            </w:r>
          </w:p>
        </w:tc>
        <w:tc>
          <w:tcPr>
            <w:tcW w:w="4320" w:type="dxa"/>
            <w:tcMar>
              <w:top w:w="100" w:type="dxa"/>
              <w:left w:w="100" w:type="dxa"/>
              <w:bottom w:w="100" w:type="dxa"/>
              <w:right w:w="100" w:type="dxa"/>
            </w:tcMar>
          </w:tcPr>
          <w:p w14:paraId="27AD38FE" w14:textId="77777777" w:rsidR="00453C8C" w:rsidRDefault="006B10E1">
            <w:pPr>
              <w:widowControl w:val="0"/>
              <w:spacing w:line="240" w:lineRule="auto"/>
              <w:rPr>
                <w:sz w:val="28"/>
                <w:szCs w:val="28"/>
              </w:rPr>
            </w:pPr>
            <w:r>
              <w:rPr>
                <w:sz w:val="28"/>
                <w:szCs w:val="28"/>
              </w:rPr>
              <w:t>Messaggio di avviso per l’utente di mancata accettazione da parte dell’amministratore.</w:t>
            </w:r>
          </w:p>
        </w:tc>
      </w:tr>
      <w:tr w:rsidR="00453C8C" w14:paraId="55962A67" w14:textId="77777777">
        <w:trPr>
          <w:trHeight w:val="560"/>
        </w:trPr>
        <w:tc>
          <w:tcPr>
            <w:tcW w:w="1965" w:type="dxa"/>
            <w:vMerge/>
            <w:tcMar>
              <w:top w:w="100" w:type="dxa"/>
              <w:left w:w="100" w:type="dxa"/>
              <w:bottom w:w="100" w:type="dxa"/>
              <w:right w:w="100" w:type="dxa"/>
            </w:tcMar>
          </w:tcPr>
          <w:p w14:paraId="5BDBED42"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1F29EA4D" w14:textId="77777777" w:rsidR="00453C8C" w:rsidRDefault="006B10E1">
            <w:pPr>
              <w:widowControl w:val="0"/>
              <w:spacing w:line="240" w:lineRule="auto"/>
              <w:rPr>
                <w:sz w:val="28"/>
                <w:szCs w:val="28"/>
              </w:rPr>
            </w:pPr>
            <w:r>
              <w:rPr>
                <w:sz w:val="28"/>
                <w:szCs w:val="28"/>
              </w:rPr>
              <w:t>FormRimozione</w:t>
            </w:r>
          </w:p>
          <w:p w14:paraId="260E3FFA" w14:textId="77777777" w:rsidR="00453C8C" w:rsidRDefault="006B10E1">
            <w:pPr>
              <w:widowControl w:val="0"/>
              <w:spacing w:line="240" w:lineRule="auto"/>
              <w:rPr>
                <w:sz w:val="28"/>
                <w:szCs w:val="28"/>
              </w:rPr>
            </w:pPr>
            <w:r>
              <w:rPr>
                <w:sz w:val="28"/>
                <w:szCs w:val="28"/>
              </w:rPr>
              <w:t>Utente</w:t>
            </w:r>
          </w:p>
        </w:tc>
        <w:tc>
          <w:tcPr>
            <w:tcW w:w="4320" w:type="dxa"/>
            <w:tcMar>
              <w:top w:w="100" w:type="dxa"/>
              <w:left w:w="100" w:type="dxa"/>
              <w:bottom w:w="100" w:type="dxa"/>
              <w:right w:w="100" w:type="dxa"/>
            </w:tcMar>
          </w:tcPr>
          <w:p w14:paraId="0BB90F8C" w14:textId="77777777" w:rsidR="00453C8C" w:rsidRDefault="006B10E1">
            <w:pPr>
              <w:widowControl w:val="0"/>
              <w:spacing w:line="240" w:lineRule="auto"/>
              <w:rPr>
                <w:sz w:val="28"/>
                <w:szCs w:val="28"/>
              </w:rPr>
            </w:pPr>
            <w:r>
              <w:rPr>
                <w:sz w:val="28"/>
                <w:szCs w:val="28"/>
              </w:rPr>
              <w:t>Form che consente  l’eliminazione di un utente dal sistema PlayForLearn.</w:t>
            </w:r>
          </w:p>
        </w:tc>
      </w:tr>
      <w:tr w:rsidR="00453C8C" w14:paraId="6D2A6D14" w14:textId="77777777">
        <w:trPr>
          <w:trHeight w:val="560"/>
        </w:trPr>
        <w:tc>
          <w:tcPr>
            <w:tcW w:w="1965" w:type="dxa"/>
            <w:vMerge/>
            <w:tcMar>
              <w:top w:w="100" w:type="dxa"/>
              <w:left w:w="100" w:type="dxa"/>
              <w:bottom w:w="100" w:type="dxa"/>
              <w:right w:w="100" w:type="dxa"/>
            </w:tcMar>
          </w:tcPr>
          <w:p w14:paraId="7CE58243"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0BC3442C" w14:textId="77777777" w:rsidR="00453C8C" w:rsidRDefault="006B10E1">
            <w:pPr>
              <w:widowControl w:val="0"/>
              <w:spacing w:line="240" w:lineRule="auto"/>
              <w:rPr>
                <w:sz w:val="28"/>
                <w:szCs w:val="28"/>
              </w:rPr>
            </w:pPr>
            <w:r>
              <w:rPr>
                <w:sz w:val="28"/>
                <w:szCs w:val="28"/>
              </w:rPr>
              <w:t>FormEliminazione</w:t>
            </w:r>
          </w:p>
          <w:p w14:paraId="5D1AFAF7" w14:textId="77777777" w:rsidR="00453C8C" w:rsidRDefault="006B10E1">
            <w:pPr>
              <w:widowControl w:val="0"/>
              <w:spacing w:line="240" w:lineRule="auto"/>
              <w:rPr>
                <w:sz w:val="28"/>
                <w:szCs w:val="28"/>
              </w:rPr>
            </w:pPr>
            <w:r>
              <w:rPr>
                <w:sz w:val="28"/>
                <w:szCs w:val="28"/>
              </w:rPr>
              <w:t>Amministratore</w:t>
            </w:r>
          </w:p>
        </w:tc>
        <w:tc>
          <w:tcPr>
            <w:tcW w:w="4320" w:type="dxa"/>
            <w:tcMar>
              <w:top w:w="100" w:type="dxa"/>
              <w:left w:w="100" w:type="dxa"/>
              <w:bottom w:w="100" w:type="dxa"/>
              <w:right w:w="100" w:type="dxa"/>
            </w:tcMar>
          </w:tcPr>
          <w:p w14:paraId="6F1AAB4C" w14:textId="77777777" w:rsidR="00453C8C" w:rsidRDefault="006B10E1">
            <w:pPr>
              <w:widowControl w:val="0"/>
              <w:spacing w:line="240" w:lineRule="auto"/>
              <w:rPr>
                <w:sz w:val="28"/>
                <w:szCs w:val="28"/>
              </w:rPr>
            </w:pPr>
            <w:r>
              <w:rPr>
                <w:sz w:val="28"/>
                <w:szCs w:val="28"/>
              </w:rPr>
              <w:t>Form che consente l’eliminazione di un amministratore dal sistema PlayForLearn.</w:t>
            </w:r>
          </w:p>
        </w:tc>
      </w:tr>
      <w:tr w:rsidR="00453C8C" w14:paraId="0C098B99" w14:textId="77777777">
        <w:trPr>
          <w:trHeight w:val="560"/>
        </w:trPr>
        <w:tc>
          <w:tcPr>
            <w:tcW w:w="1965" w:type="dxa"/>
            <w:vMerge/>
            <w:tcMar>
              <w:top w:w="100" w:type="dxa"/>
              <w:left w:w="100" w:type="dxa"/>
              <w:bottom w:w="100" w:type="dxa"/>
              <w:right w:w="100" w:type="dxa"/>
            </w:tcMar>
          </w:tcPr>
          <w:p w14:paraId="0FA79CD1"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2C37BDD7" w14:textId="77777777" w:rsidR="00453C8C" w:rsidRDefault="006B10E1">
            <w:pPr>
              <w:widowControl w:val="0"/>
              <w:spacing w:line="240" w:lineRule="auto"/>
              <w:rPr>
                <w:sz w:val="28"/>
                <w:szCs w:val="28"/>
              </w:rPr>
            </w:pPr>
            <w:r>
              <w:rPr>
                <w:sz w:val="28"/>
                <w:szCs w:val="28"/>
              </w:rPr>
              <w:t>FormCercaAlunno</w:t>
            </w:r>
          </w:p>
        </w:tc>
        <w:tc>
          <w:tcPr>
            <w:tcW w:w="4320" w:type="dxa"/>
            <w:tcMar>
              <w:top w:w="100" w:type="dxa"/>
              <w:left w:w="100" w:type="dxa"/>
              <w:bottom w:w="100" w:type="dxa"/>
              <w:right w:w="100" w:type="dxa"/>
            </w:tcMar>
          </w:tcPr>
          <w:p w14:paraId="717AB89E" w14:textId="77777777" w:rsidR="00453C8C" w:rsidRDefault="006B10E1">
            <w:pPr>
              <w:widowControl w:val="0"/>
              <w:spacing w:line="240" w:lineRule="auto"/>
              <w:rPr>
                <w:sz w:val="28"/>
                <w:szCs w:val="28"/>
              </w:rPr>
            </w:pPr>
            <w:r>
              <w:rPr>
                <w:sz w:val="28"/>
                <w:szCs w:val="28"/>
              </w:rPr>
              <w:t>Form che visualizza una lista degli alunni presenti nel sistema PlayForLearn.</w:t>
            </w:r>
          </w:p>
        </w:tc>
      </w:tr>
      <w:tr w:rsidR="00453C8C" w14:paraId="4EAAF539" w14:textId="77777777">
        <w:trPr>
          <w:trHeight w:val="560"/>
        </w:trPr>
        <w:tc>
          <w:tcPr>
            <w:tcW w:w="1965" w:type="dxa"/>
            <w:vMerge/>
            <w:tcMar>
              <w:top w:w="100" w:type="dxa"/>
              <w:left w:w="100" w:type="dxa"/>
              <w:bottom w:w="100" w:type="dxa"/>
              <w:right w:w="100" w:type="dxa"/>
            </w:tcMar>
          </w:tcPr>
          <w:p w14:paraId="653D2C58"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76DB1BE9" w14:textId="77777777" w:rsidR="00453C8C" w:rsidRDefault="006B10E1">
            <w:pPr>
              <w:widowControl w:val="0"/>
              <w:spacing w:line="240" w:lineRule="auto"/>
              <w:rPr>
                <w:sz w:val="28"/>
                <w:szCs w:val="28"/>
              </w:rPr>
            </w:pPr>
            <w:r>
              <w:rPr>
                <w:sz w:val="28"/>
                <w:szCs w:val="28"/>
              </w:rPr>
              <w:t>FormCercaInsegnante</w:t>
            </w:r>
          </w:p>
        </w:tc>
        <w:tc>
          <w:tcPr>
            <w:tcW w:w="4320" w:type="dxa"/>
            <w:tcMar>
              <w:top w:w="100" w:type="dxa"/>
              <w:left w:w="100" w:type="dxa"/>
              <w:bottom w:w="100" w:type="dxa"/>
              <w:right w:w="100" w:type="dxa"/>
            </w:tcMar>
          </w:tcPr>
          <w:p w14:paraId="4ECAA1B8" w14:textId="77777777" w:rsidR="00453C8C" w:rsidRDefault="006B10E1">
            <w:pPr>
              <w:widowControl w:val="0"/>
              <w:spacing w:line="240" w:lineRule="auto"/>
              <w:rPr>
                <w:sz w:val="28"/>
                <w:szCs w:val="28"/>
              </w:rPr>
            </w:pPr>
            <w:r>
              <w:rPr>
                <w:sz w:val="28"/>
                <w:szCs w:val="28"/>
              </w:rPr>
              <w:t>Form che visualizza una lista degli amministratori presenti nel sistema PlayForLearn.</w:t>
            </w:r>
          </w:p>
        </w:tc>
      </w:tr>
      <w:tr w:rsidR="00453C8C" w14:paraId="2F235290" w14:textId="77777777">
        <w:trPr>
          <w:trHeight w:val="560"/>
        </w:trPr>
        <w:tc>
          <w:tcPr>
            <w:tcW w:w="1965" w:type="dxa"/>
            <w:vMerge w:val="restart"/>
            <w:tcMar>
              <w:top w:w="100" w:type="dxa"/>
              <w:left w:w="100" w:type="dxa"/>
              <w:bottom w:w="100" w:type="dxa"/>
              <w:right w:w="100" w:type="dxa"/>
            </w:tcMar>
          </w:tcPr>
          <w:p w14:paraId="0F8E5C55" w14:textId="77777777" w:rsidR="00453C8C" w:rsidRDefault="006B10E1">
            <w:pPr>
              <w:widowControl w:val="0"/>
              <w:spacing w:line="240" w:lineRule="auto"/>
              <w:rPr>
                <w:b/>
                <w:sz w:val="36"/>
                <w:szCs w:val="36"/>
              </w:rPr>
            </w:pPr>
            <w:r>
              <w:rPr>
                <w:b/>
                <w:sz w:val="36"/>
                <w:szCs w:val="36"/>
              </w:rPr>
              <w:t>Control Object</w:t>
            </w:r>
          </w:p>
        </w:tc>
        <w:tc>
          <w:tcPr>
            <w:tcW w:w="2760" w:type="dxa"/>
            <w:tcMar>
              <w:top w:w="100" w:type="dxa"/>
              <w:left w:w="100" w:type="dxa"/>
              <w:bottom w:w="100" w:type="dxa"/>
              <w:right w:w="100" w:type="dxa"/>
            </w:tcMar>
          </w:tcPr>
          <w:p w14:paraId="6378ED70" w14:textId="77777777" w:rsidR="00453C8C" w:rsidRDefault="006B10E1">
            <w:pPr>
              <w:widowControl w:val="0"/>
              <w:spacing w:line="240" w:lineRule="auto"/>
              <w:rPr>
                <w:sz w:val="28"/>
                <w:szCs w:val="28"/>
              </w:rPr>
            </w:pPr>
            <w:r>
              <w:rPr>
                <w:sz w:val="28"/>
                <w:szCs w:val="28"/>
              </w:rPr>
              <w:t>GestioneUtente</w:t>
            </w:r>
          </w:p>
          <w:p w14:paraId="3139C33F" w14:textId="77777777" w:rsidR="00453C8C" w:rsidRDefault="00453C8C">
            <w:pPr>
              <w:widowControl w:val="0"/>
              <w:spacing w:line="240" w:lineRule="auto"/>
              <w:rPr>
                <w:sz w:val="28"/>
                <w:szCs w:val="28"/>
              </w:rPr>
            </w:pPr>
          </w:p>
          <w:p w14:paraId="10040E66" w14:textId="77777777" w:rsidR="00453C8C" w:rsidRDefault="00453C8C">
            <w:pPr>
              <w:widowControl w:val="0"/>
              <w:spacing w:line="240" w:lineRule="auto"/>
              <w:rPr>
                <w:sz w:val="28"/>
                <w:szCs w:val="28"/>
              </w:rPr>
            </w:pPr>
          </w:p>
          <w:p w14:paraId="06A90F9D" w14:textId="77777777" w:rsidR="00453C8C" w:rsidRDefault="00453C8C">
            <w:pPr>
              <w:widowControl w:val="0"/>
              <w:spacing w:line="240" w:lineRule="auto"/>
              <w:rPr>
                <w:sz w:val="28"/>
                <w:szCs w:val="28"/>
              </w:rPr>
            </w:pPr>
          </w:p>
          <w:p w14:paraId="1EC8A220" w14:textId="77777777" w:rsidR="00453C8C" w:rsidRDefault="00453C8C">
            <w:pPr>
              <w:widowControl w:val="0"/>
              <w:spacing w:line="240" w:lineRule="auto"/>
              <w:rPr>
                <w:sz w:val="28"/>
                <w:szCs w:val="28"/>
              </w:rPr>
            </w:pPr>
          </w:p>
          <w:p w14:paraId="12005FEC" w14:textId="77777777" w:rsidR="00453C8C" w:rsidRDefault="00453C8C">
            <w:pPr>
              <w:widowControl w:val="0"/>
              <w:spacing w:line="240" w:lineRule="auto"/>
              <w:rPr>
                <w:sz w:val="28"/>
                <w:szCs w:val="28"/>
              </w:rPr>
            </w:pPr>
          </w:p>
          <w:p w14:paraId="336CA059" w14:textId="77777777" w:rsidR="00453C8C" w:rsidRDefault="00453C8C">
            <w:pPr>
              <w:widowControl w:val="0"/>
              <w:spacing w:line="240" w:lineRule="auto"/>
              <w:rPr>
                <w:sz w:val="28"/>
                <w:szCs w:val="28"/>
              </w:rPr>
            </w:pPr>
          </w:p>
          <w:p w14:paraId="69505856" w14:textId="77777777" w:rsidR="00453C8C" w:rsidRDefault="00453C8C">
            <w:pPr>
              <w:widowControl w:val="0"/>
              <w:spacing w:line="240" w:lineRule="auto"/>
              <w:rPr>
                <w:sz w:val="28"/>
                <w:szCs w:val="28"/>
              </w:rPr>
            </w:pPr>
          </w:p>
        </w:tc>
        <w:tc>
          <w:tcPr>
            <w:tcW w:w="4320" w:type="dxa"/>
            <w:tcMar>
              <w:top w:w="100" w:type="dxa"/>
              <w:left w:w="100" w:type="dxa"/>
              <w:bottom w:w="100" w:type="dxa"/>
              <w:right w:w="100" w:type="dxa"/>
            </w:tcMar>
          </w:tcPr>
          <w:p w14:paraId="4A59CB8F" w14:textId="77777777" w:rsidR="00453C8C" w:rsidRDefault="006B10E1">
            <w:pPr>
              <w:widowControl w:val="0"/>
              <w:spacing w:line="240" w:lineRule="auto"/>
              <w:rPr>
                <w:sz w:val="28"/>
                <w:szCs w:val="28"/>
              </w:rPr>
            </w:pPr>
            <w:r>
              <w:rPr>
                <w:sz w:val="28"/>
                <w:szCs w:val="28"/>
              </w:rPr>
              <w:t xml:space="preserve">Gestisce la registrazione e l’eliminazione di un utente o amministratore. </w:t>
            </w:r>
          </w:p>
          <w:p w14:paraId="71E31180" w14:textId="77777777" w:rsidR="00453C8C" w:rsidRDefault="006B10E1">
            <w:pPr>
              <w:widowControl w:val="0"/>
              <w:spacing w:line="240" w:lineRule="auto"/>
              <w:rPr>
                <w:sz w:val="28"/>
                <w:szCs w:val="28"/>
              </w:rPr>
            </w:pPr>
            <w:r>
              <w:rPr>
                <w:sz w:val="28"/>
                <w:szCs w:val="28"/>
              </w:rPr>
              <w:t>Inoltre un utente per poter accedere all’applicazione deve essere accettato da un amministratore ed effettuare un’autenticazione.</w:t>
            </w:r>
          </w:p>
        </w:tc>
      </w:tr>
      <w:tr w:rsidR="00453C8C" w14:paraId="06ACFF6F" w14:textId="77777777">
        <w:trPr>
          <w:trHeight w:val="560"/>
        </w:trPr>
        <w:tc>
          <w:tcPr>
            <w:tcW w:w="1965" w:type="dxa"/>
            <w:vMerge/>
            <w:tcMar>
              <w:top w:w="100" w:type="dxa"/>
              <w:left w:w="100" w:type="dxa"/>
              <w:bottom w:w="100" w:type="dxa"/>
              <w:right w:w="100" w:type="dxa"/>
            </w:tcMar>
          </w:tcPr>
          <w:p w14:paraId="792329E9"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550BDA69" w14:textId="77777777" w:rsidR="00453C8C" w:rsidRDefault="006B10E1">
            <w:pPr>
              <w:widowControl w:val="0"/>
              <w:spacing w:line="240" w:lineRule="auto"/>
              <w:rPr>
                <w:sz w:val="28"/>
                <w:szCs w:val="28"/>
              </w:rPr>
            </w:pPr>
            <w:r>
              <w:rPr>
                <w:sz w:val="28"/>
                <w:szCs w:val="28"/>
              </w:rPr>
              <w:t>GestioneRicerca</w:t>
            </w:r>
          </w:p>
          <w:p w14:paraId="42C6D745" w14:textId="77777777" w:rsidR="00453C8C" w:rsidRDefault="00453C8C">
            <w:pPr>
              <w:widowControl w:val="0"/>
              <w:spacing w:line="240" w:lineRule="auto"/>
              <w:rPr>
                <w:sz w:val="28"/>
                <w:szCs w:val="28"/>
              </w:rPr>
            </w:pPr>
          </w:p>
        </w:tc>
        <w:tc>
          <w:tcPr>
            <w:tcW w:w="4320" w:type="dxa"/>
            <w:tcMar>
              <w:top w:w="100" w:type="dxa"/>
              <w:left w:w="100" w:type="dxa"/>
              <w:bottom w:w="100" w:type="dxa"/>
              <w:right w:w="100" w:type="dxa"/>
            </w:tcMar>
          </w:tcPr>
          <w:p w14:paraId="613D45D6" w14:textId="77777777" w:rsidR="00453C8C" w:rsidRDefault="006B10E1">
            <w:pPr>
              <w:widowControl w:val="0"/>
              <w:spacing w:line="240" w:lineRule="auto"/>
              <w:rPr>
                <w:sz w:val="28"/>
                <w:szCs w:val="28"/>
              </w:rPr>
            </w:pPr>
            <w:r>
              <w:rPr>
                <w:sz w:val="28"/>
                <w:szCs w:val="28"/>
              </w:rPr>
              <w:t>Gestisce la ricerca di un utente registrato al sistema.</w:t>
            </w:r>
          </w:p>
        </w:tc>
      </w:tr>
      <w:tr w:rsidR="00453C8C" w14:paraId="7E2E6F5C" w14:textId="77777777">
        <w:trPr>
          <w:trHeight w:val="560"/>
        </w:trPr>
        <w:tc>
          <w:tcPr>
            <w:tcW w:w="1965" w:type="dxa"/>
            <w:vMerge/>
            <w:tcMar>
              <w:top w:w="100" w:type="dxa"/>
              <w:left w:w="100" w:type="dxa"/>
              <w:bottom w:w="100" w:type="dxa"/>
              <w:right w:w="100" w:type="dxa"/>
            </w:tcMar>
          </w:tcPr>
          <w:p w14:paraId="35CFECE3" w14:textId="77777777" w:rsidR="00453C8C" w:rsidRDefault="00453C8C">
            <w:pPr>
              <w:widowControl w:val="0"/>
              <w:spacing w:line="240" w:lineRule="auto"/>
              <w:rPr>
                <w:b/>
                <w:sz w:val="36"/>
                <w:szCs w:val="36"/>
              </w:rPr>
            </w:pPr>
          </w:p>
        </w:tc>
        <w:tc>
          <w:tcPr>
            <w:tcW w:w="2760" w:type="dxa"/>
            <w:tcMar>
              <w:top w:w="100" w:type="dxa"/>
              <w:left w:w="100" w:type="dxa"/>
              <w:bottom w:w="100" w:type="dxa"/>
              <w:right w:w="100" w:type="dxa"/>
            </w:tcMar>
          </w:tcPr>
          <w:p w14:paraId="04BF96B6" w14:textId="77777777" w:rsidR="00453C8C" w:rsidRDefault="006B10E1">
            <w:pPr>
              <w:widowControl w:val="0"/>
              <w:spacing w:line="240" w:lineRule="auto"/>
              <w:rPr>
                <w:sz w:val="28"/>
                <w:szCs w:val="28"/>
              </w:rPr>
            </w:pPr>
            <w:r>
              <w:rPr>
                <w:sz w:val="28"/>
                <w:szCs w:val="28"/>
              </w:rPr>
              <w:t>GestioneProfilo</w:t>
            </w:r>
          </w:p>
        </w:tc>
        <w:tc>
          <w:tcPr>
            <w:tcW w:w="4320" w:type="dxa"/>
            <w:tcMar>
              <w:top w:w="100" w:type="dxa"/>
              <w:left w:w="100" w:type="dxa"/>
              <w:bottom w:w="100" w:type="dxa"/>
              <w:right w:w="100" w:type="dxa"/>
            </w:tcMar>
          </w:tcPr>
          <w:p w14:paraId="45057A37" w14:textId="77777777" w:rsidR="00453C8C" w:rsidRDefault="006B10E1">
            <w:pPr>
              <w:widowControl w:val="0"/>
              <w:spacing w:line="240" w:lineRule="auto"/>
              <w:rPr>
                <w:sz w:val="28"/>
                <w:szCs w:val="28"/>
              </w:rPr>
            </w:pPr>
            <w:r>
              <w:rPr>
                <w:sz w:val="28"/>
                <w:szCs w:val="28"/>
              </w:rPr>
              <w:t>Gestisce la visualizzazione delle informazioni dell’utente.</w:t>
            </w:r>
          </w:p>
        </w:tc>
      </w:tr>
    </w:tbl>
    <w:p w14:paraId="56732564" w14:textId="77777777" w:rsidR="00453C8C" w:rsidRDefault="00453C8C">
      <w:pPr>
        <w:rPr>
          <w:b/>
          <w:sz w:val="36"/>
          <w:szCs w:val="36"/>
        </w:rPr>
      </w:pPr>
    </w:p>
    <w:p w14:paraId="1A6E48AB" w14:textId="77777777" w:rsidR="00453C8C" w:rsidRDefault="00453C8C">
      <w:pPr>
        <w:rPr>
          <w:b/>
          <w:sz w:val="36"/>
          <w:szCs w:val="36"/>
        </w:rPr>
      </w:pPr>
    </w:p>
    <w:p w14:paraId="13E68BB6" w14:textId="77777777" w:rsidR="00453C8C" w:rsidRDefault="006B10E1">
      <w:pPr>
        <w:keepNext/>
        <w:numPr>
          <w:ilvl w:val="3"/>
          <w:numId w:val="10"/>
        </w:numPr>
        <w:spacing w:after="160" w:line="252" w:lineRule="auto"/>
        <w:ind w:left="0" w:firstLine="1695"/>
        <w:contextualSpacing/>
        <w:rPr>
          <w:rFonts w:ascii="Calibri" w:eastAsia="Calibri" w:hAnsi="Calibri" w:cs="Calibri"/>
        </w:rPr>
      </w:pPr>
      <w:r>
        <w:rPr>
          <w:b/>
          <w:sz w:val="36"/>
          <w:szCs w:val="36"/>
        </w:rPr>
        <w:t xml:space="preserve">CD_3  </w:t>
      </w:r>
      <w:r>
        <w:rPr>
          <w:rFonts w:ascii="Calibri" w:eastAsia="Calibri" w:hAnsi="Calibri" w:cs="Calibri"/>
          <w:b/>
          <w:sz w:val="44"/>
          <w:szCs w:val="44"/>
        </w:rPr>
        <w:t>Gestione Accesso alla guida</w:t>
      </w:r>
      <w:r>
        <w:rPr>
          <w:noProof/>
        </w:rPr>
        <w:drawing>
          <wp:inline distT="114300" distB="114300" distL="114300" distR="114300" wp14:anchorId="00222F41" wp14:editId="3A7B83DD">
            <wp:extent cx="5750250" cy="2946400"/>
            <wp:effectExtent l="0" t="0" r="0" b="0"/>
            <wp:docPr id="32" name="image63.png" descr="CD_3 Gestione Guida.PNG"/>
            <wp:cNvGraphicFramePr/>
            <a:graphic xmlns:a="http://schemas.openxmlformats.org/drawingml/2006/main">
              <a:graphicData uri="http://schemas.openxmlformats.org/drawingml/2006/picture">
                <pic:pic xmlns:pic="http://schemas.openxmlformats.org/drawingml/2006/picture">
                  <pic:nvPicPr>
                    <pic:cNvPr id="0" name="image63.png" descr="CD_3 Gestione Guida.PNG"/>
                    <pic:cNvPicPr preferRelativeResize="0"/>
                  </pic:nvPicPr>
                  <pic:blipFill>
                    <a:blip r:embed="rId18"/>
                    <a:srcRect/>
                    <a:stretch>
                      <a:fillRect/>
                    </a:stretch>
                  </pic:blipFill>
                  <pic:spPr>
                    <a:xfrm>
                      <a:off x="0" y="0"/>
                      <a:ext cx="5750250" cy="2946400"/>
                    </a:xfrm>
                    <a:prstGeom prst="rect">
                      <a:avLst/>
                    </a:prstGeom>
                    <a:ln/>
                  </pic:spPr>
                </pic:pic>
              </a:graphicData>
            </a:graphic>
          </wp:inline>
        </w:drawing>
      </w:r>
    </w:p>
    <w:p w14:paraId="0E8A7274" w14:textId="77777777" w:rsidR="00453C8C" w:rsidRDefault="006B10E1">
      <w:pPr>
        <w:rPr>
          <w:b/>
          <w:sz w:val="36"/>
          <w:szCs w:val="36"/>
        </w:rPr>
      </w:pPr>
      <w:r>
        <w:rPr>
          <w:b/>
          <w:sz w:val="36"/>
          <w:szCs w:val="36"/>
        </w:rPr>
        <w:t xml:space="preserve">IDENTIFICAZIONE OBJECT- Gestione Accesso alla </w:t>
      </w:r>
    </w:p>
    <w:p w14:paraId="70557B7E" w14:textId="77777777" w:rsidR="00453C8C" w:rsidRDefault="006B10E1">
      <w:pPr>
        <w:rPr>
          <w:b/>
          <w:sz w:val="36"/>
          <w:szCs w:val="36"/>
        </w:rPr>
      </w:pPr>
      <w:r>
        <w:rPr>
          <w:b/>
          <w:sz w:val="36"/>
          <w:szCs w:val="36"/>
        </w:rPr>
        <w:t xml:space="preserve">guida </w:t>
      </w:r>
    </w:p>
    <w:p w14:paraId="1A6F8930" w14:textId="77777777" w:rsidR="00453C8C" w:rsidRDefault="00453C8C">
      <w:pPr>
        <w:jc w:val="center"/>
        <w:rPr>
          <w:b/>
          <w:sz w:val="36"/>
          <w:szCs w:val="36"/>
        </w:rPr>
      </w:pPr>
    </w:p>
    <w:tbl>
      <w:tblPr>
        <w:tblStyle w:val="aff9"/>
        <w:tblW w:w="9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4"/>
        <w:gridCol w:w="2835"/>
        <w:gridCol w:w="3165"/>
      </w:tblGrid>
      <w:tr w:rsidR="00453C8C" w14:paraId="76F312A0" w14:textId="77777777">
        <w:tc>
          <w:tcPr>
            <w:tcW w:w="3494" w:type="dxa"/>
            <w:tcMar>
              <w:top w:w="100" w:type="dxa"/>
              <w:left w:w="100" w:type="dxa"/>
              <w:bottom w:w="100" w:type="dxa"/>
              <w:right w:w="100" w:type="dxa"/>
            </w:tcMar>
          </w:tcPr>
          <w:p w14:paraId="43EEA604" w14:textId="77777777" w:rsidR="00453C8C" w:rsidRDefault="006B10E1">
            <w:pPr>
              <w:widowControl w:val="0"/>
              <w:spacing w:line="240" w:lineRule="auto"/>
              <w:rPr>
                <w:b/>
                <w:sz w:val="36"/>
                <w:szCs w:val="36"/>
              </w:rPr>
            </w:pPr>
            <w:r>
              <w:rPr>
                <w:b/>
                <w:sz w:val="36"/>
                <w:szCs w:val="36"/>
              </w:rPr>
              <w:t>Tipo</w:t>
            </w:r>
          </w:p>
        </w:tc>
        <w:tc>
          <w:tcPr>
            <w:tcW w:w="2835" w:type="dxa"/>
            <w:tcMar>
              <w:top w:w="100" w:type="dxa"/>
              <w:left w:w="100" w:type="dxa"/>
              <w:bottom w:w="100" w:type="dxa"/>
              <w:right w:w="100" w:type="dxa"/>
            </w:tcMar>
          </w:tcPr>
          <w:p w14:paraId="3563CE68" w14:textId="77777777" w:rsidR="00453C8C" w:rsidRDefault="006B10E1">
            <w:pPr>
              <w:widowControl w:val="0"/>
              <w:spacing w:line="240" w:lineRule="auto"/>
              <w:rPr>
                <w:b/>
                <w:sz w:val="36"/>
                <w:szCs w:val="36"/>
              </w:rPr>
            </w:pPr>
            <w:r>
              <w:rPr>
                <w:b/>
                <w:sz w:val="36"/>
                <w:szCs w:val="36"/>
              </w:rPr>
              <w:t>Nome</w:t>
            </w:r>
          </w:p>
        </w:tc>
        <w:tc>
          <w:tcPr>
            <w:tcW w:w="3165" w:type="dxa"/>
            <w:tcMar>
              <w:top w:w="100" w:type="dxa"/>
              <w:left w:w="100" w:type="dxa"/>
              <w:bottom w:w="100" w:type="dxa"/>
              <w:right w:w="100" w:type="dxa"/>
            </w:tcMar>
          </w:tcPr>
          <w:p w14:paraId="50F23549" w14:textId="77777777" w:rsidR="00453C8C" w:rsidRDefault="006B10E1">
            <w:pPr>
              <w:widowControl w:val="0"/>
              <w:spacing w:line="240" w:lineRule="auto"/>
              <w:rPr>
                <w:b/>
                <w:sz w:val="36"/>
                <w:szCs w:val="36"/>
              </w:rPr>
            </w:pPr>
            <w:r>
              <w:rPr>
                <w:b/>
                <w:sz w:val="36"/>
                <w:szCs w:val="36"/>
              </w:rPr>
              <w:t>Descrizione</w:t>
            </w:r>
          </w:p>
        </w:tc>
      </w:tr>
      <w:tr w:rsidR="00453C8C" w14:paraId="7F48B360" w14:textId="77777777">
        <w:trPr>
          <w:trHeight w:val="560"/>
        </w:trPr>
        <w:tc>
          <w:tcPr>
            <w:tcW w:w="3494" w:type="dxa"/>
            <w:vMerge w:val="restart"/>
            <w:tcMar>
              <w:top w:w="100" w:type="dxa"/>
              <w:left w:w="100" w:type="dxa"/>
              <w:bottom w:w="100" w:type="dxa"/>
              <w:right w:w="100" w:type="dxa"/>
            </w:tcMar>
          </w:tcPr>
          <w:p w14:paraId="661E6D8C" w14:textId="77777777" w:rsidR="00453C8C" w:rsidRDefault="00453C8C">
            <w:pPr>
              <w:widowControl w:val="0"/>
              <w:spacing w:line="240" w:lineRule="auto"/>
              <w:rPr>
                <w:b/>
                <w:sz w:val="36"/>
                <w:szCs w:val="36"/>
              </w:rPr>
            </w:pPr>
          </w:p>
          <w:p w14:paraId="385D8394" w14:textId="77777777" w:rsidR="00453C8C" w:rsidRDefault="006B10E1">
            <w:pPr>
              <w:widowControl w:val="0"/>
              <w:spacing w:line="240" w:lineRule="auto"/>
              <w:rPr>
                <w:b/>
                <w:sz w:val="36"/>
                <w:szCs w:val="36"/>
              </w:rPr>
            </w:pPr>
            <w:r>
              <w:rPr>
                <w:b/>
                <w:sz w:val="36"/>
                <w:szCs w:val="36"/>
              </w:rPr>
              <w:t>Entity Object</w:t>
            </w:r>
          </w:p>
        </w:tc>
        <w:tc>
          <w:tcPr>
            <w:tcW w:w="2835" w:type="dxa"/>
            <w:tcMar>
              <w:top w:w="100" w:type="dxa"/>
              <w:left w:w="100" w:type="dxa"/>
              <w:bottom w:w="100" w:type="dxa"/>
              <w:right w:w="100" w:type="dxa"/>
            </w:tcMar>
          </w:tcPr>
          <w:p w14:paraId="768D97EF" w14:textId="77777777" w:rsidR="00453C8C" w:rsidRDefault="006B10E1">
            <w:pPr>
              <w:widowControl w:val="0"/>
              <w:spacing w:line="240" w:lineRule="auto"/>
              <w:rPr>
                <w:b/>
                <w:sz w:val="28"/>
                <w:szCs w:val="28"/>
              </w:rPr>
            </w:pPr>
            <w:r>
              <w:rPr>
                <w:sz w:val="28"/>
                <w:szCs w:val="28"/>
              </w:rPr>
              <w:t>Amministratore</w:t>
            </w:r>
          </w:p>
        </w:tc>
        <w:tc>
          <w:tcPr>
            <w:tcW w:w="3165" w:type="dxa"/>
            <w:tcMar>
              <w:top w:w="100" w:type="dxa"/>
              <w:left w:w="100" w:type="dxa"/>
              <w:bottom w:w="100" w:type="dxa"/>
              <w:right w:w="100" w:type="dxa"/>
            </w:tcMar>
          </w:tcPr>
          <w:p w14:paraId="310A9D7E" w14:textId="77777777" w:rsidR="00453C8C" w:rsidRDefault="006B10E1">
            <w:pPr>
              <w:widowControl w:val="0"/>
              <w:spacing w:line="240" w:lineRule="auto"/>
              <w:rPr>
                <w:sz w:val="28"/>
                <w:szCs w:val="28"/>
              </w:rPr>
            </w:pPr>
            <w:r>
              <w:rPr>
                <w:sz w:val="28"/>
                <w:szCs w:val="28"/>
              </w:rPr>
              <w:t>Rappresenta l’utente docente dell’app PFL.</w:t>
            </w:r>
          </w:p>
        </w:tc>
      </w:tr>
      <w:tr w:rsidR="00453C8C" w14:paraId="77767F00" w14:textId="77777777">
        <w:trPr>
          <w:trHeight w:val="1240"/>
        </w:trPr>
        <w:tc>
          <w:tcPr>
            <w:tcW w:w="3494" w:type="dxa"/>
            <w:vMerge/>
            <w:tcMar>
              <w:top w:w="100" w:type="dxa"/>
              <w:left w:w="100" w:type="dxa"/>
              <w:bottom w:w="100" w:type="dxa"/>
              <w:right w:w="100" w:type="dxa"/>
            </w:tcMar>
          </w:tcPr>
          <w:p w14:paraId="23166A74" w14:textId="77777777" w:rsidR="00453C8C" w:rsidRDefault="00453C8C">
            <w:pPr>
              <w:widowControl w:val="0"/>
              <w:spacing w:line="240" w:lineRule="auto"/>
              <w:rPr>
                <w:b/>
                <w:sz w:val="36"/>
                <w:szCs w:val="36"/>
              </w:rPr>
            </w:pPr>
          </w:p>
        </w:tc>
        <w:tc>
          <w:tcPr>
            <w:tcW w:w="2835" w:type="dxa"/>
            <w:tcMar>
              <w:top w:w="100" w:type="dxa"/>
              <w:left w:w="100" w:type="dxa"/>
              <w:bottom w:w="100" w:type="dxa"/>
              <w:right w:w="100" w:type="dxa"/>
            </w:tcMar>
          </w:tcPr>
          <w:p w14:paraId="2DFEB24B" w14:textId="77777777" w:rsidR="00453C8C" w:rsidRDefault="006B10E1">
            <w:pPr>
              <w:widowControl w:val="0"/>
              <w:spacing w:line="240" w:lineRule="auto"/>
              <w:rPr>
                <w:sz w:val="28"/>
                <w:szCs w:val="28"/>
              </w:rPr>
            </w:pPr>
            <w:r>
              <w:rPr>
                <w:sz w:val="28"/>
                <w:szCs w:val="28"/>
              </w:rPr>
              <w:t>Utente</w:t>
            </w:r>
          </w:p>
        </w:tc>
        <w:tc>
          <w:tcPr>
            <w:tcW w:w="3165" w:type="dxa"/>
            <w:tcMar>
              <w:top w:w="100" w:type="dxa"/>
              <w:left w:w="100" w:type="dxa"/>
              <w:bottom w:w="100" w:type="dxa"/>
              <w:right w:w="100" w:type="dxa"/>
            </w:tcMar>
          </w:tcPr>
          <w:p w14:paraId="1F0AAC08" w14:textId="77777777" w:rsidR="00453C8C" w:rsidRDefault="006B10E1">
            <w:pPr>
              <w:widowControl w:val="0"/>
              <w:spacing w:line="240" w:lineRule="auto"/>
              <w:rPr>
                <w:sz w:val="28"/>
                <w:szCs w:val="28"/>
              </w:rPr>
            </w:pPr>
            <w:r>
              <w:rPr>
                <w:sz w:val="28"/>
                <w:szCs w:val="28"/>
              </w:rPr>
              <w:t>Rappresenta l’utente alunno dell’applicazione.</w:t>
            </w:r>
          </w:p>
        </w:tc>
      </w:tr>
      <w:tr w:rsidR="00453C8C" w14:paraId="5AD16DA9" w14:textId="77777777">
        <w:trPr>
          <w:trHeight w:val="480"/>
        </w:trPr>
        <w:tc>
          <w:tcPr>
            <w:tcW w:w="3494" w:type="dxa"/>
            <w:vMerge w:val="restart"/>
            <w:tcMar>
              <w:top w:w="100" w:type="dxa"/>
              <w:left w:w="100" w:type="dxa"/>
              <w:bottom w:w="100" w:type="dxa"/>
              <w:right w:w="100" w:type="dxa"/>
            </w:tcMar>
          </w:tcPr>
          <w:p w14:paraId="17F329E0" w14:textId="77777777" w:rsidR="00453C8C" w:rsidRDefault="006B10E1">
            <w:pPr>
              <w:widowControl w:val="0"/>
              <w:spacing w:line="240" w:lineRule="auto"/>
              <w:rPr>
                <w:b/>
                <w:sz w:val="36"/>
                <w:szCs w:val="36"/>
              </w:rPr>
            </w:pPr>
            <w:r>
              <w:rPr>
                <w:b/>
                <w:sz w:val="36"/>
                <w:szCs w:val="36"/>
              </w:rPr>
              <w:t>Boundary Object</w:t>
            </w:r>
          </w:p>
        </w:tc>
        <w:tc>
          <w:tcPr>
            <w:tcW w:w="2835" w:type="dxa"/>
            <w:tcMar>
              <w:top w:w="100" w:type="dxa"/>
              <w:left w:w="100" w:type="dxa"/>
              <w:bottom w:w="100" w:type="dxa"/>
              <w:right w:w="100" w:type="dxa"/>
            </w:tcMar>
          </w:tcPr>
          <w:p w14:paraId="669A280D" w14:textId="77777777" w:rsidR="00453C8C" w:rsidRDefault="006B10E1">
            <w:pPr>
              <w:widowControl w:val="0"/>
              <w:spacing w:line="240" w:lineRule="auto"/>
              <w:rPr>
                <w:sz w:val="28"/>
                <w:szCs w:val="28"/>
              </w:rPr>
            </w:pPr>
            <w:r>
              <w:rPr>
                <w:sz w:val="28"/>
                <w:szCs w:val="28"/>
              </w:rPr>
              <w:t>FormVisualizzazioneGuidaApplicazione</w:t>
            </w:r>
          </w:p>
        </w:tc>
        <w:tc>
          <w:tcPr>
            <w:tcW w:w="3165" w:type="dxa"/>
            <w:tcMar>
              <w:top w:w="100" w:type="dxa"/>
              <w:left w:w="100" w:type="dxa"/>
              <w:bottom w:w="100" w:type="dxa"/>
              <w:right w:w="100" w:type="dxa"/>
            </w:tcMar>
          </w:tcPr>
          <w:p w14:paraId="42FF64F9" w14:textId="77777777" w:rsidR="00453C8C" w:rsidRDefault="006B10E1">
            <w:pPr>
              <w:rPr>
                <w:sz w:val="28"/>
                <w:szCs w:val="28"/>
              </w:rPr>
            </w:pPr>
            <w:r>
              <w:rPr>
                <w:sz w:val="28"/>
                <w:szCs w:val="28"/>
              </w:rPr>
              <w:t xml:space="preserve">Form che visualizza la guida dell’applicazione </w:t>
            </w:r>
            <w:r>
              <w:rPr>
                <w:sz w:val="28"/>
                <w:szCs w:val="28"/>
              </w:rPr>
              <w:lastRenderedPageBreak/>
              <w:t>PlayForLearn.</w:t>
            </w:r>
          </w:p>
        </w:tc>
      </w:tr>
      <w:tr w:rsidR="00453C8C" w14:paraId="5F323AD3" w14:textId="77777777">
        <w:trPr>
          <w:trHeight w:val="820"/>
        </w:trPr>
        <w:tc>
          <w:tcPr>
            <w:tcW w:w="3494" w:type="dxa"/>
            <w:vMerge/>
            <w:tcMar>
              <w:top w:w="100" w:type="dxa"/>
              <w:left w:w="100" w:type="dxa"/>
              <w:bottom w:w="100" w:type="dxa"/>
              <w:right w:w="100" w:type="dxa"/>
            </w:tcMar>
          </w:tcPr>
          <w:p w14:paraId="2F68D7FE" w14:textId="77777777" w:rsidR="00453C8C" w:rsidRDefault="00453C8C">
            <w:pPr>
              <w:widowControl w:val="0"/>
              <w:spacing w:line="240" w:lineRule="auto"/>
              <w:rPr>
                <w:b/>
                <w:sz w:val="36"/>
                <w:szCs w:val="36"/>
              </w:rPr>
            </w:pPr>
          </w:p>
        </w:tc>
        <w:tc>
          <w:tcPr>
            <w:tcW w:w="2835" w:type="dxa"/>
            <w:tcMar>
              <w:top w:w="100" w:type="dxa"/>
              <w:left w:w="100" w:type="dxa"/>
              <w:bottom w:w="100" w:type="dxa"/>
              <w:right w:w="100" w:type="dxa"/>
            </w:tcMar>
          </w:tcPr>
          <w:p w14:paraId="6432FED1" w14:textId="77777777" w:rsidR="00453C8C" w:rsidRDefault="006B10E1">
            <w:pPr>
              <w:widowControl w:val="0"/>
              <w:spacing w:line="240" w:lineRule="auto"/>
              <w:rPr>
                <w:sz w:val="28"/>
                <w:szCs w:val="28"/>
              </w:rPr>
            </w:pPr>
            <w:r>
              <w:rPr>
                <w:sz w:val="28"/>
                <w:szCs w:val="28"/>
              </w:rPr>
              <w:t>FormVisualizzazioneGuidaGioco</w:t>
            </w:r>
          </w:p>
        </w:tc>
        <w:tc>
          <w:tcPr>
            <w:tcW w:w="3165" w:type="dxa"/>
            <w:tcMar>
              <w:top w:w="100" w:type="dxa"/>
              <w:left w:w="100" w:type="dxa"/>
              <w:bottom w:w="100" w:type="dxa"/>
              <w:right w:w="100" w:type="dxa"/>
            </w:tcMar>
          </w:tcPr>
          <w:p w14:paraId="13668613" w14:textId="77777777" w:rsidR="00453C8C" w:rsidRDefault="006B10E1">
            <w:pPr>
              <w:rPr>
                <w:sz w:val="28"/>
                <w:szCs w:val="28"/>
              </w:rPr>
            </w:pPr>
            <w:r>
              <w:rPr>
                <w:sz w:val="28"/>
                <w:szCs w:val="28"/>
              </w:rPr>
              <w:t>Form che visualizza la guida del gioco.</w:t>
            </w:r>
          </w:p>
        </w:tc>
      </w:tr>
      <w:tr w:rsidR="00453C8C" w14:paraId="4A380B1A" w14:textId="77777777">
        <w:tc>
          <w:tcPr>
            <w:tcW w:w="3494" w:type="dxa"/>
            <w:tcMar>
              <w:top w:w="100" w:type="dxa"/>
              <w:left w:w="100" w:type="dxa"/>
              <w:bottom w:w="100" w:type="dxa"/>
              <w:right w:w="100" w:type="dxa"/>
            </w:tcMar>
          </w:tcPr>
          <w:p w14:paraId="2507AC23" w14:textId="77777777" w:rsidR="00453C8C" w:rsidRDefault="006B10E1">
            <w:pPr>
              <w:widowControl w:val="0"/>
              <w:spacing w:line="240" w:lineRule="auto"/>
              <w:rPr>
                <w:b/>
                <w:sz w:val="36"/>
                <w:szCs w:val="36"/>
              </w:rPr>
            </w:pPr>
            <w:r>
              <w:rPr>
                <w:b/>
                <w:sz w:val="36"/>
                <w:szCs w:val="36"/>
              </w:rPr>
              <w:t>Control Object</w:t>
            </w:r>
          </w:p>
        </w:tc>
        <w:tc>
          <w:tcPr>
            <w:tcW w:w="2835" w:type="dxa"/>
            <w:tcMar>
              <w:top w:w="100" w:type="dxa"/>
              <w:left w:w="100" w:type="dxa"/>
              <w:bottom w:w="100" w:type="dxa"/>
              <w:right w:w="100" w:type="dxa"/>
            </w:tcMar>
          </w:tcPr>
          <w:p w14:paraId="32637B61" w14:textId="77777777" w:rsidR="00453C8C" w:rsidRDefault="006B10E1">
            <w:pPr>
              <w:widowControl w:val="0"/>
              <w:spacing w:line="240" w:lineRule="auto"/>
              <w:rPr>
                <w:sz w:val="28"/>
                <w:szCs w:val="28"/>
              </w:rPr>
            </w:pPr>
            <w:r>
              <w:rPr>
                <w:sz w:val="28"/>
                <w:szCs w:val="28"/>
              </w:rPr>
              <w:t>Gestore guida</w:t>
            </w:r>
          </w:p>
        </w:tc>
        <w:tc>
          <w:tcPr>
            <w:tcW w:w="3165" w:type="dxa"/>
            <w:tcMar>
              <w:top w:w="100" w:type="dxa"/>
              <w:left w:w="100" w:type="dxa"/>
              <w:bottom w:w="100" w:type="dxa"/>
              <w:right w:w="100" w:type="dxa"/>
            </w:tcMar>
          </w:tcPr>
          <w:p w14:paraId="2D8108B6" w14:textId="77777777" w:rsidR="00453C8C" w:rsidRDefault="006B10E1">
            <w:pPr>
              <w:widowControl w:val="0"/>
              <w:spacing w:line="240" w:lineRule="auto"/>
              <w:rPr>
                <w:sz w:val="28"/>
                <w:szCs w:val="28"/>
              </w:rPr>
            </w:pPr>
            <w:r>
              <w:rPr>
                <w:sz w:val="28"/>
                <w:szCs w:val="28"/>
              </w:rPr>
              <w:t>Gestisce la visualizzazione della guida dell’applicazione e di tutte le sue parti.</w:t>
            </w:r>
          </w:p>
        </w:tc>
      </w:tr>
    </w:tbl>
    <w:p w14:paraId="630ECE3E" w14:textId="77777777" w:rsidR="00453C8C" w:rsidRDefault="00453C8C">
      <w:pPr>
        <w:rPr>
          <w:b/>
          <w:sz w:val="36"/>
          <w:szCs w:val="36"/>
        </w:rPr>
      </w:pPr>
    </w:p>
    <w:p w14:paraId="4A0B0CA5" w14:textId="77777777" w:rsidR="00453C8C" w:rsidRDefault="006B10E1">
      <w:pPr>
        <w:keepNext/>
        <w:numPr>
          <w:ilvl w:val="3"/>
          <w:numId w:val="10"/>
        </w:numPr>
        <w:spacing w:after="160" w:line="252" w:lineRule="auto"/>
        <w:ind w:firstLine="1695"/>
        <w:contextualSpacing/>
        <w:rPr>
          <w:rFonts w:ascii="Calibri" w:eastAsia="Calibri" w:hAnsi="Calibri" w:cs="Calibri"/>
        </w:rPr>
      </w:pPr>
      <w:r>
        <w:rPr>
          <w:rFonts w:ascii="Calibri" w:eastAsia="Calibri" w:hAnsi="Calibri" w:cs="Calibri"/>
          <w:b/>
          <w:sz w:val="40"/>
          <w:szCs w:val="40"/>
        </w:rPr>
        <w:t>CD_4 Gestione giochi</w:t>
      </w:r>
    </w:p>
    <w:p w14:paraId="24F0F3E7" w14:textId="77777777" w:rsidR="00453C8C" w:rsidRDefault="00453C8C">
      <w:pPr>
        <w:keepNext/>
        <w:spacing w:line="252" w:lineRule="auto"/>
        <w:rPr>
          <w:rFonts w:ascii="Calibri" w:eastAsia="Calibri" w:hAnsi="Calibri" w:cs="Calibri"/>
          <w:b/>
          <w:sz w:val="44"/>
          <w:szCs w:val="44"/>
        </w:rPr>
      </w:pPr>
    </w:p>
    <w:p w14:paraId="4AC9B637" w14:textId="77777777" w:rsidR="00453C8C" w:rsidRDefault="006B10E1">
      <w:pPr>
        <w:keepNext/>
        <w:spacing w:line="252" w:lineRule="auto"/>
        <w:rPr>
          <w:rFonts w:ascii="Calibri" w:eastAsia="Calibri" w:hAnsi="Calibri" w:cs="Calibri"/>
          <w:b/>
          <w:sz w:val="44"/>
          <w:szCs w:val="44"/>
        </w:rPr>
      </w:pPr>
      <w:r>
        <w:rPr>
          <w:noProof/>
        </w:rPr>
        <w:drawing>
          <wp:inline distT="114300" distB="114300" distL="114300" distR="114300" wp14:anchorId="2F7E986B" wp14:editId="26AA0EA6">
            <wp:extent cx="5876925" cy="482917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l="1280" t="2318"/>
                    <a:stretch>
                      <a:fillRect/>
                    </a:stretch>
                  </pic:blipFill>
                  <pic:spPr>
                    <a:xfrm>
                      <a:off x="0" y="0"/>
                      <a:ext cx="5876925" cy="4829175"/>
                    </a:xfrm>
                    <a:prstGeom prst="rect">
                      <a:avLst/>
                    </a:prstGeom>
                    <a:ln/>
                  </pic:spPr>
                </pic:pic>
              </a:graphicData>
            </a:graphic>
          </wp:inline>
        </w:drawing>
      </w:r>
    </w:p>
    <w:p w14:paraId="376038E4" w14:textId="77777777" w:rsidR="00453C8C" w:rsidRDefault="00453C8C">
      <w:pPr>
        <w:keepNext/>
        <w:spacing w:line="252" w:lineRule="auto"/>
        <w:rPr>
          <w:rFonts w:ascii="Calibri" w:eastAsia="Calibri" w:hAnsi="Calibri" w:cs="Calibri"/>
          <w:b/>
          <w:sz w:val="40"/>
          <w:szCs w:val="40"/>
        </w:rPr>
      </w:pPr>
    </w:p>
    <w:p w14:paraId="017365AA" w14:textId="77777777" w:rsidR="00453C8C" w:rsidRDefault="006B10E1">
      <w:pPr>
        <w:rPr>
          <w:b/>
          <w:sz w:val="36"/>
          <w:szCs w:val="36"/>
        </w:rPr>
      </w:pPr>
      <w:r>
        <w:rPr>
          <w:b/>
          <w:sz w:val="36"/>
          <w:szCs w:val="36"/>
        </w:rPr>
        <w:t>IDENTIFICAZIONE OBJECT- Gestione giochi</w:t>
      </w:r>
    </w:p>
    <w:p w14:paraId="430FCE46" w14:textId="77777777" w:rsidR="00453C8C" w:rsidRDefault="00453C8C">
      <w:pPr>
        <w:rPr>
          <w:b/>
          <w:sz w:val="36"/>
          <w:szCs w:val="36"/>
        </w:rPr>
      </w:pPr>
    </w:p>
    <w:tbl>
      <w:tblPr>
        <w:tblStyle w:val="affa"/>
        <w:tblW w:w="9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4"/>
        <w:gridCol w:w="2970"/>
        <w:gridCol w:w="3030"/>
      </w:tblGrid>
      <w:tr w:rsidR="00453C8C" w14:paraId="2C74F95C" w14:textId="77777777">
        <w:tc>
          <w:tcPr>
            <w:tcW w:w="3494" w:type="dxa"/>
            <w:tcMar>
              <w:top w:w="100" w:type="dxa"/>
              <w:left w:w="100" w:type="dxa"/>
              <w:bottom w:w="100" w:type="dxa"/>
              <w:right w:w="100" w:type="dxa"/>
            </w:tcMar>
          </w:tcPr>
          <w:p w14:paraId="50693104" w14:textId="77777777" w:rsidR="00453C8C" w:rsidRDefault="006B10E1">
            <w:pPr>
              <w:widowControl w:val="0"/>
              <w:spacing w:line="240" w:lineRule="auto"/>
              <w:rPr>
                <w:b/>
                <w:sz w:val="36"/>
                <w:szCs w:val="36"/>
              </w:rPr>
            </w:pPr>
            <w:r>
              <w:rPr>
                <w:b/>
                <w:sz w:val="36"/>
                <w:szCs w:val="36"/>
              </w:rPr>
              <w:t>Tipo</w:t>
            </w:r>
          </w:p>
        </w:tc>
        <w:tc>
          <w:tcPr>
            <w:tcW w:w="2970" w:type="dxa"/>
            <w:tcMar>
              <w:top w:w="100" w:type="dxa"/>
              <w:left w:w="100" w:type="dxa"/>
              <w:bottom w:w="100" w:type="dxa"/>
              <w:right w:w="100" w:type="dxa"/>
            </w:tcMar>
          </w:tcPr>
          <w:p w14:paraId="6E8A46BC" w14:textId="77777777" w:rsidR="00453C8C" w:rsidRDefault="006B10E1">
            <w:pPr>
              <w:widowControl w:val="0"/>
              <w:spacing w:line="240" w:lineRule="auto"/>
              <w:rPr>
                <w:b/>
                <w:sz w:val="36"/>
                <w:szCs w:val="36"/>
              </w:rPr>
            </w:pPr>
            <w:r>
              <w:rPr>
                <w:b/>
                <w:sz w:val="36"/>
                <w:szCs w:val="36"/>
              </w:rPr>
              <w:t>Nome</w:t>
            </w:r>
          </w:p>
        </w:tc>
        <w:tc>
          <w:tcPr>
            <w:tcW w:w="3030" w:type="dxa"/>
            <w:tcMar>
              <w:top w:w="100" w:type="dxa"/>
              <w:left w:w="100" w:type="dxa"/>
              <w:bottom w:w="100" w:type="dxa"/>
              <w:right w:w="100" w:type="dxa"/>
            </w:tcMar>
          </w:tcPr>
          <w:p w14:paraId="49C883CC" w14:textId="77777777" w:rsidR="00453C8C" w:rsidRDefault="006B10E1">
            <w:pPr>
              <w:widowControl w:val="0"/>
              <w:spacing w:line="240" w:lineRule="auto"/>
              <w:rPr>
                <w:b/>
                <w:sz w:val="36"/>
                <w:szCs w:val="36"/>
              </w:rPr>
            </w:pPr>
            <w:r>
              <w:rPr>
                <w:b/>
                <w:sz w:val="36"/>
                <w:szCs w:val="36"/>
              </w:rPr>
              <w:t>Descrizione</w:t>
            </w:r>
          </w:p>
        </w:tc>
      </w:tr>
      <w:tr w:rsidR="00453C8C" w14:paraId="74E2AFF1" w14:textId="77777777">
        <w:trPr>
          <w:trHeight w:val="560"/>
        </w:trPr>
        <w:tc>
          <w:tcPr>
            <w:tcW w:w="3494" w:type="dxa"/>
            <w:vMerge w:val="restart"/>
            <w:tcMar>
              <w:top w:w="100" w:type="dxa"/>
              <w:left w:w="100" w:type="dxa"/>
              <w:bottom w:w="100" w:type="dxa"/>
              <w:right w:w="100" w:type="dxa"/>
            </w:tcMar>
          </w:tcPr>
          <w:p w14:paraId="1E8F0681" w14:textId="77777777" w:rsidR="00453C8C" w:rsidRDefault="00453C8C">
            <w:pPr>
              <w:widowControl w:val="0"/>
              <w:spacing w:line="240" w:lineRule="auto"/>
              <w:rPr>
                <w:b/>
                <w:sz w:val="36"/>
                <w:szCs w:val="36"/>
              </w:rPr>
            </w:pPr>
          </w:p>
          <w:p w14:paraId="6FF952A9" w14:textId="77777777" w:rsidR="00453C8C" w:rsidRDefault="006B10E1">
            <w:pPr>
              <w:widowControl w:val="0"/>
              <w:spacing w:line="240" w:lineRule="auto"/>
              <w:rPr>
                <w:b/>
                <w:sz w:val="36"/>
                <w:szCs w:val="36"/>
              </w:rPr>
            </w:pPr>
            <w:r>
              <w:rPr>
                <w:b/>
                <w:sz w:val="36"/>
                <w:szCs w:val="36"/>
              </w:rPr>
              <w:t>Entity Object</w:t>
            </w:r>
          </w:p>
        </w:tc>
        <w:tc>
          <w:tcPr>
            <w:tcW w:w="2970" w:type="dxa"/>
            <w:tcMar>
              <w:top w:w="100" w:type="dxa"/>
              <w:left w:w="100" w:type="dxa"/>
              <w:bottom w:w="100" w:type="dxa"/>
              <w:right w:w="100" w:type="dxa"/>
            </w:tcMar>
          </w:tcPr>
          <w:p w14:paraId="4AE50864" w14:textId="77777777" w:rsidR="00453C8C" w:rsidRDefault="006B10E1">
            <w:pPr>
              <w:widowControl w:val="0"/>
              <w:spacing w:line="240" w:lineRule="auto"/>
              <w:rPr>
                <w:sz w:val="28"/>
                <w:szCs w:val="28"/>
              </w:rPr>
            </w:pPr>
            <w:r>
              <w:rPr>
                <w:sz w:val="28"/>
                <w:szCs w:val="28"/>
              </w:rPr>
              <w:t>Utente</w:t>
            </w:r>
          </w:p>
        </w:tc>
        <w:tc>
          <w:tcPr>
            <w:tcW w:w="3030" w:type="dxa"/>
            <w:tcMar>
              <w:top w:w="100" w:type="dxa"/>
              <w:left w:w="100" w:type="dxa"/>
              <w:bottom w:w="100" w:type="dxa"/>
              <w:right w:w="100" w:type="dxa"/>
            </w:tcMar>
          </w:tcPr>
          <w:p w14:paraId="4F7FCCDA" w14:textId="77777777" w:rsidR="00453C8C" w:rsidRDefault="006B10E1">
            <w:pPr>
              <w:widowControl w:val="0"/>
              <w:spacing w:line="240" w:lineRule="auto"/>
              <w:rPr>
                <w:sz w:val="28"/>
                <w:szCs w:val="28"/>
              </w:rPr>
            </w:pPr>
            <w:r>
              <w:rPr>
                <w:sz w:val="28"/>
                <w:szCs w:val="28"/>
              </w:rPr>
              <w:t>Rappresenta l’utente alunno dell’applicazione PlayForLearn.</w:t>
            </w:r>
          </w:p>
        </w:tc>
      </w:tr>
      <w:tr w:rsidR="00453C8C" w14:paraId="4F123A5E" w14:textId="77777777">
        <w:trPr>
          <w:trHeight w:val="560"/>
        </w:trPr>
        <w:tc>
          <w:tcPr>
            <w:tcW w:w="3494" w:type="dxa"/>
            <w:vMerge/>
            <w:tcMar>
              <w:top w:w="100" w:type="dxa"/>
              <w:left w:w="100" w:type="dxa"/>
              <w:bottom w:w="100" w:type="dxa"/>
              <w:right w:w="100" w:type="dxa"/>
            </w:tcMar>
          </w:tcPr>
          <w:p w14:paraId="3784AE35" w14:textId="77777777" w:rsidR="00453C8C" w:rsidRDefault="00453C8C">
            <w:pPr>
              <w:widowControl w:val="0"/>
              <w:spacing w:line="240" w:lineRule="auto"/>
              <w:rPr>
                <w:b/>
                <w:sz w:val="36"/>
                <w:szCs w:val="36"/>
              </w:rPr>
            </w:pPr>
          </w:p>
        </w:tc>
        <w:tc>
          <w:tcPr>
            <w:tcW w:w="2970" w:type="dxa"/>
            <w:tcMar>
              <w:top w:w="100" w:type="dxa"/>
              <w:left w:w="100" w:type="dxa"/>
              <w:bottom w:w="100" w:type="dxa"/>
              <w:right w:w="100" w:type="dxa"/>
            </w:tcMar>
          </w:tcPr>
          <w:p w14:paraId="781BF241" w14:textId="77777777" w:rsidR="00453C8C" w:rsidRDefault="006B10E1">
            <w:pPr>
              <w:widowControl w:val="0"/>
              <w:spacing w:line="240" w:lineRule="auto"/>
              <w:rPr>
                <w:sz w:val="28"/>
                <w:szCs w:val="28"/>
              </w:rPr>
            </w:pPr>
            <w:r>
              <w:rPr>
                <w:sz w:val="28"/>
                <w:szCs w:val="28"/>
              </w:rPr>
              <w:t>Amministratore</w:t>
            </w:r>
          </w:p>
        </w:tc>
        <w:tc>
          <w:tcPr>
            <w:tcW w:w="3030" w:type="dxa"/>
            <w:tcMar>
              <w:top w:w="100" w:type="dxa"/>
              <w:left w:w="100" w:type="dxa"/>
              <w:bottom w:w="100" w:type="dxa"/>
              <w:right w:w="100" w:type="dxa"/>
            </w:tcMar>
          </w:tcPr>
          <w:p w14:paraId="6329A0FF" w14:textId="77777777" w:rsidR="00453C8C" w:rsidRDefault="006B10E1">
            <w:pPr>
              <w:widowControl w:val="0"/>
              <w:spacing w:line="240" w:lineRule="auto"/>
              <w:rPr>
                <w:sz w:val="28"/>
                <w:szCs w:val="28"/>
              </w:rPr>
            </w:pPr>
            <w:r>
              <w:rPr>
                <w:sz w:val="28"/>
                <w:szCs w:val="28"/>
              </w:rPr>
              <w:t>Rappresenta l’utente docente dell’applicazione PlayForLearn.</w:t>
            </w:r>
          </w:p>
        </w:tc>
      </w:tr>
      <w:tr w:rsidR="00453C8C" w14:paraId="26DE0502" w14:textId="77777777">
        <w:tc>
          <w:tcPr>
            <w:tcW w:w="3494" w:type="dxa"/>
            <w:tcMar>
              <w:top w:w="100" w:type="dxa"/>
              <w:left w:w="100" w:type="dxa"/>
              <w:bottom w:w="100" w:type="dxa"/>
              <w:right w:w="100" w:type="dxa"/>
            </w:tcMar>
          </w:tcPr>
          <w:p w14:paraId="0955F8ED" w14:textId="77777777" w:rsidR="00453C8C" w:rsidRDefault="006B10E1">
            <w:pPr>
              <w:widowControl w:val="0"/>
              <w:spacing w:line="240" w:lineRule="auto"/>
              <w:rPr>
                <w:b/>
                <w:sz w:val="36"/>
                <w:szCs w:val="36"/>
              </w:rPr>
            </w:pPr>
            <w:r>
              <w:rPr>
                <w:b/>
                <w:sz w:val="36"/>
                <w:szCs w:val="36"/>
              </w:rPr>
              <w:t>Control Object</w:t>
            </w:r>
          </w:p>
        </w:tc>
        <w:tc>
          <w:tcPr>
            <w:tcW w:w="2970" w:type="dxa"/>
            <w:tcMar>
              <w:top w:w="100" w:type="dxa"/>
              <w:left w:w="100" w:type="dxa"/>
              <w:bottom w:w="100" w:type="dxa"/>
              <w:right w:w="100" w:type="dxa"/>
            </w:tcMar>
          </w:tcPr>
          <w:p w14:paraId="423B483B" w14:textId="77777777" w:rsidR="00453C8C" w:rsidRDefault="006B10E1">
            <w:pPr>
              <w:widowControl w:val="0"/>
              <w:spacing w:line="240" w:lineRule="auto"/>
              <w:rPr>
                <w:sz w:val="28"/>
                <w:szCs w:val="28"/>
              </w:rPr>
            </w:pPr>
            <w:r>
              <w:rPr>
                <w:sz w:val="28"/>
                <w:szCs w:val="28"/>
              </w:rPr>
              <w:t>PlayForLearnGiochi</w:t>
            </w:r>
          </w:p>
        </w:tc>
        <w:tc>
          <w:tcPr>
            <w:tcW w:w="3030" w:type="dxa"/>
            <w:tcMar>
              <w:top w:w="100" w:type="dxa"/>
              <w:left w:w="100" w:type="dxa"/>
              <w:bottom w:w="100" w:type="dxa"/>
              <w:right w:w="100" w:type="dxa"/>
            </w:tcMar>
          </w:tcPr>
          <w:p w14:paraId="774ED8BF" w14:textId="77777777" w:rsidR="00453C8C" w:rsidRDefault="006B10E1">
            <w:pPr>
              <w:widowControl w:val="0"/>
              <w:spacing w:line="240" w:lineRule="auto"/>
              <w:rPr>
                <w:sz w:val="28"/>
                <w:szCs w:val="28"/>
              </w:rPr>
            </w:pPr>
            <w:r>
              <w:rPr>
                <w:sz w:val="28"/>
                <w:szCs w:val="28"/>
              </w:rPr>
              <w:t>Rappresenta il processo principale.</w:t>
            </w:r>
          </w:p>
        </w:tc>
      </w:tr>
      <w:tr w:rsidR="00453C8C" w14:paraId="34FEFEAB" w14:textId="77777777">
        <w:tc>
          <w:tcPr>
            <w:tcW w:w="3494" w:type="dxa"/>
            <w:tcMar>
              <w:top w:w="100" w:type="dxa"/>
              <w:left w:w="100" w:type="dxa"/>
              <w:bottom w:w="100" w:type="dxa"/>
              <w:right w:w="100" w:type="dxa"/>
            </w:tcMar>
          </w:tcPr>
          <w:p w14:paraId="2E72EDAD" w14:textId="77777777" w:rsidR="00453C8C" w:rsidRDefault="006B10E1">
            <w:pPr>
              <w:widowControl w:val="0"/>
              <w:spacing w:line="240" w:lineRule="auto"/>
              <w:rPr>
                <w:b/>
                <w:sz w:val="36"/>
                <w:szCs w:val="36"/>
              </w:rPr>
            </w:pPr>
            <w:r>
              <w:rPr>
                <w:b/>
                <w:sz w:val="36"/>
                <w:szCs w:val="36"/>
              </w:rPr>
              <w:t>Boundary Object</w:t>
            </w:r>
          </w:p>
        </w:tc>
        <w:tc>
          <w:tcPr>
            <w:tcW w:w="2970" w:type="dxa"/>
            <w:tcMar>
              <w:top w:w="100" w:type="dxa"/>
              <w:left w:w="100" w:type="dxa"/>
              <w:bottom w:w="100" w:type="dxa"/>
              <w:right w:w="100" w:type="dxa"/>
            </w:tcMar>
          </w:tcPr>
          <w:p w14:paraId="0A14D86C" w14:textId="77777777" w:rsidR="00453C8C" w:rsidRDefault="006B10E1">
            <w:pPr>
              <w:widowControl w:val="0"/>
              <w:spacing w:line="240" w:lineRule="auto"/>
              <w:rPr>
                <w:sz w:val="28"/>
                <w:szCs w:val="28"/>
              </w:rPr>
            </w:pPr>
            <w:r>
              <w:rPr>
                <w:sz w:val="28"/>
                <w:szCs w:val="28"/>
              </w:rPr>
              <w:t>RecordTop10</w:t>
            </w:r>
          </w:p>
        </w:tc>
        <w:tc>
          <w:tcPr>
            <w:tcW w:w="3030" w:type="dxa"/>
            <w:tcMar>
              <w:top w:w="100" w:type="dxa"/>
              <w:left w:w="100" w:type="dxa"/>
              <w:bottom w:w="100" w:type="dxa"/>
              <w:right w:w="100" w:type="dxa"/>
            </w:tcMar>
          </w:tcPr>
          <w:p w14:paraId="5CBF6127" w14:textId="77777777" w:rsidR="00453C8C" w:rsidRDefault="006B10E1">
            <w:pPr>
              <w:rPr>
                <w:sz w:val="28"/>
                <w:szCs w:val="28"/>
              </w:rPr>
            </w:pPr>
            <w:r>
              <w:rPr>
                <w:sz w:val="28"/>
                <w:szCs w:val="28"/>
              </w:rPr>
              <w:t xml:space="preserve">Visualizza la lista della top-10 dei migliori utenti, per una determinata materia. </w:t>
            </w:r>
          </w:p>
        </w:tc>
      </w:tr>
    </w:tbl>
    <w:p w14:paraId="357CB65F" w14:textId="77777777" w:rsidR="00453C8C" w:rsidRDefault="00453C8C">
      <w:pPr>
        <w:rPr>
          <w:rFonts w:ascii="Calibri" w:eastAsia="Calibri" w:hAnsi="Calibri" w:cs="Calibri"/>
          <w:b/>
          <w:sz w:val="40"/>
          <w:szCs w:val="40"/>
        </w:rPr>
      </w:pPr>
    </w:p>
    <w:p w14:paraId="0C6D2299" w14:textId="77777777" w:rsidR="00453C8C" w:rsidRDefault="006B10E1">
      <w:pPr>
        <w:keepNext/>
        <w:numPr>
          <w:ilvl w:val="3"/>
          <w:numId w:val="10"/>
        </w:numPr>
        <w:spacing w:after="160" w:line="252" w:lineRule="auto"/>
        <w:ind w:firstLine="1695"/>
        <w:contextualSpacing/>
        <w:rPr>
          <w:rFonts w:ascii="Calibri" w:eastAsia="Calibri" w:hAnsi="Calibri" w:cs="Calibri"/>
        </w:rPr>
      </w:pPr>
      <w:r>
        <w:rPr>
          <w:rFonts w:ascii="Calibri" w:eastAsia="Calibri" w:hAnsi="Calibri" w:cs="Calibri"/>
          <w:b/>
          <w:sz w:val="40"/>
          <w:szCs w:val="40"/>
        </w:rPr>
        <w:lastRenderedPageBreak/>
        <w:t>CD_5 Gestione record</w:t>
      </w:r>
    </w:p>
    <w:p w14:paraId="51D4F104" w14:textId="77777777" w:rsidR="00453C8C" w:rsidRDefault="00453C8C">
      <w:pPr>
        <w:keepNext/>
        <w:spacing w:line="252" w:lineRule="auto"/>
        <w:rPr>
          <w:rFonts w:ascii="Calibri" w:eastAsia="Calibri" w:hAnsi="Calibri" w:cs="Calibri"/>
          <w:b/>
          <w:sz w:val="44"/>
          <w:szCs w:val="44"/>
        </w:rPr>
      </w:pPr>
    </w:p>
    <w:p w14:paraId="712F1173" w14:textId="77777777" w:rsidR="00453C8C" w:rsidRDefault="006B10E1">
      <w:pPr>
        <w:keepNext/>
        <w:spacing w:line="252" w:lineRule="auto"/>
        <w:rPr>
          <w:rFonts w:ascii="Calibri" w:eastAsia="Calibri" w:hAnsi="Calibri" w:cs="Calibri"/>
          <w:b/>
          <w:sz w:val="44"/>
          <w:szCs w:val="44"/>
        </w:rPr>
      </w:pPr>
      <w:r>
        <w:rPr>
          <w:noProof/>
        </w:rPr>
        <w:drawing>
          <wp:inline distT="114300" distB="114300" distL="114300" distR="114300" wp14:anchorId="6500BE9C" wp14:editId="689D4B60">
            <wp:extent cx="5750250" cy="3251200"/>
            <wp:effectExtent l="0" t="0" r="0" b="0"/>
            <wp:docPr id="24" name="image54.png" descr="CD_5 Gestione Record.png"/>
            <wp:cNvGraphicFramePr/>
            <a:graphic xmlns:a="http://schemas.openxmlformats.org/drawingml/2006/main">
              <a:graphicData uri="http://schemas.openxmlformats.org/drawingml/2006/picture">
                <pic:pic xmlns:pic="http://schemas.openxmlformats.org/drawingml/2006/picture">
                  <pic:nvPicPr>
                    <pic:cNvPr id="0" name="image54.png" descr="CD_5 Gestione Record.png"/>
                    <pic:cNvPicPr preferRelativeResize="0"/>
                  </pic:nvPicPr>
                  <pic:blipFill>
                    <a:blip r:embed="rId20"/>
                    <a:srcRect/>
                    <a:stretch>
                      <a:fillRect/>
                    </a:stretch>
                  </pic:blipFill>
                  <pic:spPr>
                    <a:xfrm>
                      <a:off x="0" y="0"/>
                      <a:ext cx="5750250" cy="3251200"/>
                    </a:xfrm>
                    <a:prstGeom prst="rect">
                      <a:avLst/>
                    </a:prstGeom>
                    <a:ln/>
                  </pic:spPr>
                </pic:pic>
              </a:graphicData>
            </a:graphic>
          </wp:inline>
        </w:drawing>
      </w:r>
    </w:p>
    <w:p w14:paraId="35BD514E" w14:textId="77777777" w:rsidR="00453C8C" w:rsidRDefault="00453C8C">
      <w:pPr>
        <w:keepNext/>
        <w:spacing w:line="252" w:lineRule="auto"/>
        <w:rPr>
          <w:rFonts w:ascii="Calibri" w:eastAsia="Calibri" w:hAnsi="Calibri" w:cs="Calibri"/>
          <w:b/>
          <w:sz w:val="44"/>
          <w:szCs w:val="44"/>
        </w:rPr>
      </w:pPr>
    </w:p>
    <w:p w14:paraId="3AE4DFCC" w14:textId="77777777" w:rsidR="00453C8C" w:rsidRDefault="006B10E1">
      <w:pPr>
        <w:rPr>
          <w:rFonts w:ascii="Calibri" w:eastAsia="Calibri" w:hAnsi="Calibri" w:cs="Calibri"/>
          <w:b/>
          <w:sz w:val="44"/>
          <w:szCs w:val="44"/>
        </w:rPr>
      </w:pPr>
      <w:r>
        <w:rPr>
          <w:b/>
          <w:sz w:val="36"/>
          <w:szCs w:val="36"/>
        </w:rPr>
        <w:t>IDENTIFICAZIONE OBJECT- Gestione record</w:t>
      </w:r>
    </w:p>
    <w:p w14:paraId="796A735E" w14:textId="77777777" w:rsidR="00453C8C" w:rsidRDefault="00453C8C">
      <w:pPr>
        <w:jc w:val="center"/>
        <w:rPr>
          <w:b/>
          <w:sz w:val="36"/>
          <w:szCs w:val="36"/>
        </w:rPr>
      </w:pPr>
    </w:p>
    <w:tbl>
      <w:tblPr>
        <w:tblStyle w:val="affb"/>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3225"/>
        <w:gridCol w:w="2880"/>
      </w:tblGrid>
      <w:tr w:rsidR="00453C8C" w14:paraId="2814B4BF" w14:textId="77777777">
        <w:tc>
          <w:tcPr>
            <w:tcW w:w="2940" w:type="dxa"/>
            <w:tcMar>
              <w:top w:w="100" w:type="dxa"/>
              <w:left w:w="100" w:type="dxa"/>
              <w:bottom w:w="100" w:type="dxa"/>
              <w:right w:w="100" w:type="dxa"/>
            </w:tcMar>
          </w:tcPr>
          <w:p w14:paraId="03D8CA53" w14:textId="77777777" w:rsidR="00453C8C" w:rsidRDefault="006B10E1">
            <w:pPr>
              <w:widowControl w:val="0"/>
              <w:spacing w:line="240" w:lineRule="auto"/>
              <w:rPr>
                <w:b/>
                <w:sz w:val="36"/>
                <w:szCs w:val="36"/>
              </w:rPr>
            </w:pPr>
            <w:r>
              <w:rPr>
                <w:b/>
                <w:sz w:val="36"/>
                <w:szCs w:val="36"/>
              </w:rPr>
              <w:t>Tipo</w:t>
            </w:r>
          </w:p>
        </w:tc>
        <w:tc>
          <w:tcPr>
            <w:tcW w:w="3225" w:type="dxa"/>
            <w:tcMar>
              <w:top w:w="100" w:type="dxa"/>
              <w:left w:w="100" w:type="dxa"/>
              <w:bottom w:w="100" w:type="dxa"/>
              <w:right w:w="100" w:type="dxa"/>
            </w:tcMar>
          </w:tcPr>
          <w:p w14:paraId="2ED6784B" w14:textId="77777777" w:rsidR="00453C8C" w:rsidRDefault="006B10E1">
            <w:pPr>
              <w:widowControl w:val="0"/>
              <w:spacing w:line="240" w:lineRule="auto"/>
              <w:rPr>
                <w:b/>
                <w:sz w:val="36"/>
                <w:szCs w:val="36"/>
              </w:rPr>
            </w:pPr>
            <w:r>
              <w:rPr>
                <w:b/>
                <w:sz w:val="36"/>
                <w:szCs w:val="36"/>
              </w:rPr>
              <w:t>Nome</w:t>
            </w:r>
          </w:p>
        </w:tc>
        <w:tc>
          <w:tcPr>
            <w:tcW w:w="2880" w:type="dxa"/>
            <w:tcMar>
              <w:top w:w="100" w:type="dxa"/>
              <w:left w:w="100" w:type="dxa"/>
              <w:bottom w:w="100" w:type="dxa"/>
              <w:right w:w="100" w:type="dxa"/>
            </w:tcMar>
          </w:tcPr>
          <w:p w14:paraId="74D19A2D" w14:textId="77777777" w:rsidR="00453C8C" w:rsidRDefault="006B10E1">
            <w:pPr>
              <w:widowControl w:val="0"/>
              <w:spacing w:line="240" w:lineRule="auto"/>
              <w:rPr>
                <w:b/>
                <w:sz w:val="36"/>
                <w:szCs w:val="36"/>
              </w:rPr>
            </w:pPr>
            <w:r>
              <w:rPr>
                <w:b/>
                <w:sz w:val="36"/>
                <w:szCs w:val="36"/>
              </w:rPr>
              <w:t>Descrizione</w:t>
            </w:r>
          </w:p>
        </w:tc>
      </w:tr>
      <w:tr w:rsidR="00453C8C" w14:paraId="54006DAB" w14:textId="77777777">
        <w:trPr>
          <w:trHeight w:val="560"/>
        </w:trPr>
        <w:tc>
          <w:tcPr>
            <w:tcW w:w="2940" w:type="dxa"/>
            <w:vMerge w:val="restart"/>
            <w:tcMar>
              <w:top w:w="100" w:type="dxa"/>
              <w:left w:w="100" w:type="dxa"/>
              <w:bottom w:w="100" w:type="dxa"/>
              <w:right w:w="100" w:type="dxa"/>
            </w:tcMar>
          </w:tcPr>
          <w:p w14:paraId="3D66DBBA" w14:textId="77777777" w:rsidR="00453C8C" w:rsidRDefault="00453C8C">
            <w:pPr>
              <w:widowControl w:val="0"/>
              <w:spacing w:line="240" w:lineRule="auto"/>
              <w:rPr>
                <w:b/>
                <w:sz w:val="36"/>
                <w:szCs w:val="36"/>
              </w:rPr>
            </w:pPr>
          </w:p>
          <w:p w14:paraId="2E084E55" w14:textId="77777777" w:rsidR="00453C8C" w:rsidRDefault="006B10E1">
            <w:pPr>
              <w:widowControl w:val="0"/>
              <w:spacing w:line="240" w:lineRule="auto"/>
              <w:rPr>
                <w:b/>
                <w:sz w:val="36"/>
                <w:szCs w:val="36"/>
              </w:rPr>
            </w:pPr>
            <w:r>
              <w:rPr>
                <w:b/>
                <w:sz w:val="36"/>
                <w:szCs w:val="36"/>
              </w:rPr>
              <w:t>Entity Object</w:t>
            </w:r>
          </w:p>
        </w:tc>
        <w:tc>
          <w:tcPr>
            <w:tcW w:w="3225" w:type="dxa"/>
            <w:tcMar>
              <w:top w:w="100" w:type="dxa"/>
              <w:left w:w="100" w:type="dxa"/>
              <w:bottom w:w="100" w:type="dxa"/>
              <w:right w:w="100" w:type="dxa"/>
            </w:tcMar>
          </w:tcPr>
          <w:p w14:paraId="0FB1CB9A" w14:textId="77777777" w:rsidR="00453C8C" w:rsidRDefault="006B10E1">
            <w:pPr>
              <w:widowControl w:val="0"/>
              <w:spacing w:line="240" w:lineRule="auto"/>
              <w:rPr>
                <w:sz w:val="28"/>
                <w:szCs w:val="28"/>
              </w:rPr>
            </w:pPr>
            <w:r>
              <w:rPr>
                <w:sz w:val="28"/>
                <w:szCs w:val="28"/>
              </w:rPr>
              <w:t>Amministratore</w:t>
            </w:r>
          </w:p>
        </w:tc>
        <w:tc>
          <w:tcPr>
            <w:tcW w:w="2880" w:type="dxa"/>
            <w:tcMar>
              <w:top w:w="100" w:type="dxa"/>
              <w:left w:w="100" w:type="dxa"/>
              <w:bottom w:w="100" w:type="dxa"/>
              <w:right w:w="100" w:type="dxa"/>
            </w:tcMar>
          </w:tcPr>
          <w:p w14:paraId="32DC99AE" w14:textId="77777777" w:rsidR="00453C8C" w:rsidRDefault="006B10E1">
            <w:pPr>
              <w:widowControl w:val="0"/>
              <w:spacing w:line="240" w:lineRule="auto"/>
              <w:rPr>
                <w:sz w:val="28"/>
                <w:szCs w:val="28"/>
              </w:rPr>
            </w:pPr>
            <w:r>
              <w:rPr>
                <w:sz w:val="28"/>
                <w:szCs w:val="28"/>
              </w:rPr>
              <w:t>Rappresenta l’utente docente dell’applicazione PlayForLearn.</w:t>
            </w:r>
          </w:p>
        </w:tc>
      </w:tr>
      <w:tr w:rsidR="00453C8C" w14:paraId="5E4CE1F1" w14:textId="77777777">
        <w:trPr>
          <w:trHeight w:val="560"/>
        </w:trPr>
        <w:tc>
          <w:tcPr>
            <w:tcW w:w="2940" w:type="dxa"/>
            <w:vMerge/>
            <w:tcMar>
              <w:top w:w="100" w:type="dxa"/>
              <w:left w:w="100" w:type="dxa"/>
              <w:bottom w:w="100" w:type="dxa"/>
              <w:right w:w="100" w:type="dxa"/>
            </w:tcMar>
          </w:tcPr>
          <w:p w14:paraId="2F7C2193" w14:textId="77777777" w:rsidR="00453C8C" w:rsidRDefault="00453C8C">
            <w:pPr>
              <w:widowControl w:val="0"/>
              <w:spacing w:line="240" w:lineRule="auto"/>
              <w:rPr>
                <w:b/>
                <w:sz w:val="36"/>
                <w:szCs w:val="36"/>
              </w:rPr>
            </w:pPr>
          </w:p>
        </w:tc>
        <w:tc>
          <w:tcPr>
            <w:tcW w:w="3225" w:type="dxa"/>
            <w:tcMar>
              <w:top w:w="100" w:type="dxa"/>
              <w:left w:w="100" w:type="dxa"/>
              <w:bottom w:w="100" w:type="dxa"/>
              <w:right w:w="100" w:type="dxa"/>
            </w:tcMar>
          </w:tcPr>
          <w:p w14:paraId="4820BFD2" w14:textId="77777777" w:rsidR="00453C8C" w:rsidRDefault="006B10E1">
            <w:pPr>
              <w:widowControl w:val="0"/>
              <w:spacing w:line="240" w:lineRule="auto"/>
              <w:rPr>
                <w:sz w:val="28"/>
                <w:szCs w:val="28"/>
              </w:rPr>
            </w:pPr>
            <w:r>
              <w:rPr>
                <w:sz w:val="28"/>
                <w:szCs w:val="28"/>
              </w:rPr>
              <w:t>Utente</w:t>
            </w:r>
          </w:p>
        </w:tc>
        <w:tc>
          <w:tcPr>
            <w:tcW w:w="2880" w:type="dxa"/>
            <w:tcMar>
              <w:top w:w="100" w:type="dxa"/>
              <w:left w:w="100" w:type="dxa"/>
              <w:bottom w:w="100" w:type="dxa"/>
              <w:right w:w="100" w:type="dxa"/>
            </w:tcMar>
          </w:tcPr>
          <w:p w14:paraId="2B6BB6B4" w14:textId="77777777" w:rsidR="00453C8C" w:rsidRDefault="006B10E1">
            <w:pPr>
              <w:widowControl w:val="0"/>
              <w:spacing w:line="240" w:lineRule="auto"/>
              <w:rPr>
                <w:sz w:val="28"/>
                <w:szCs w:val="28"/>
              </w:rPr>
            </w:pPr>
            <w:r>
              <w:rPr>
                <w:sz w:val="28"/>
                <w:szCs w:val="28"/>
              </w:rPr>
              <w:t>Rappresenta l’utente alunno dell’applicazione PlayForLearn.</w:t>
            </w:r>
          </w:p>
        </w:tc>
      </w:tr>
      <w:tr w:rsidR="00453C8C" w14:paraId="16E85D98" w14:textId="77777777">
        <w:trPr>
          <w:trHeight w:val="560"/>
        </w:trPr>
        <w:tc>
          <w:tcPr>
            <w:tcW w:w="2940" w:type="dxa"/>
            <w:vMerge/>
            <w:tcMar>
              <w:top w:w="100" w:type="dxa"/>
              <w:left w:w="100" w:type="dxa"/>
              <w:bottom w:w="100" w:type="dxa"/>
              <w:right w:w="100" w:type="dxa"/>
            </w:tcMar>
          </w:tcPr>
          <w:p w14:paraId="4684D07D" w14:textId="77777777" w:rsidR="00453C8C" w:rsidRDefault="00453C8C">
            <w:pPr>
              <w:widowControl w:val="0"/>
              <w:spacing w:line="240" w:lineRule="auto"/>
              <w:rPr>
                <w:b/>
                <w:sz w:val="36"/>
                <w:szCs w:val="36"/>
              </w:rPr>
            </w:pPr>
          </w:p>
        </w:tc>
        <w:tc>
          <w:tcPr>
            <w:tcW w:w="3225" w:type="dxa"/>
            <w:tcMar>
              <w:top w:w="100" w:type="dxa"/>
              <w:left w:w="100" w:type="dxa"/>
              <w:bottom w:w="100" w:type="dxa"/>
              <w:right w:w="100" w:type="dxa"/>
            </w:tcMar>
          </w:tcPr>
          <w:p w14:paraId="703F2180" w14:textId="77777777" w:rsidR="00453C8C" w:rsidRDefault="006B10E1">
            <w:pPr>
              <w:widowControl w:val="0"/>
              <w:spacing w:line="240" w:lineRule="auto"/>
              <w:rPr>
                <w:sz w:val="28"/>
                <w:szCs w:val="28"/>
              </w:rPr>
            </w:pPr>
            <w:r>
              <w:rPr>
                <w:sz w:val="28"/>
                <w:szCs w:val="28"/>
              </w:rPr>
              <w:t>Record</w:t>
            </w:r>
          </w:p>
        </w:tc>
        <w:tc>
          <w:tcPr>
            <w:tcW w:w="2880" w:type="dxa"/>
            <w:tcMar>
              <w:top w:w="100" w:type="dxa"/>
              <w:left w:w="100" w:type="dxa"/>
              <w:bottom w:w="100" w:type="dxa"/>
              <w:right w:w="100" w:type="dxa"/>
            </w:tcMar>
          </w:tcPr>
          <w:p w14:paraId="40F52063" w14:textId="77777777" w:rsidR="00453C8C" w:rsidRDefault="006B10E1">
            <w:pPr>
              <w:widowControl w:val="0"/>
              <w:spacing w:line="240" w:lineRule="auto"/>
              <w:rPr>
                <w:sz w:val="28"/>
                <w:szCs w:val="28"/>
              </w:rPr>
            </w:pPr>
            <w:r>
              <w:rPr>
                <w:sz w:val="28"/>
                <w:szCs w:val="28"/>
              </w:rPr>
              <w:t>Rappresenta il record per una determinata materia.</w:t>
            </w:r>
          </w:p>
        </w:tc>
      </w:tr>
      <w:tr w:rsidR="00453C8C" w14:paraId="407703A5" w14:textId="77777777">
        <w:trPr>
          <w:trHeight w:val="1540"/>
        </w:trPr>
        <w:tc>
          <w:tcPr>
            <w:tcW w:w="2940" w:type="dxa"/>
            <w:vMerge w:val="restart"/>
            <w:tcMar>
              <w:top w:w="100" w:type="dxa"/>
              <w:left w:w="100" w:type="dxa"/>
              <w:bottom w:w="100" w:type="dxa"/>
              <w:right w:w="100" w:type="dxa"/>
            </w:tcMar>
          </w:tcPr>
          <w:p w14:paraId="6B5B4BB6" w14:textId="77777777" w:rsidR="00453C8C" w:rsidRDefault="006B10E1">
            <w:pPr>
              <w:widowControl w:val="0"/>
              <w:spacing w:line="240" w:lineRule="auto"/>
              <w:rPr>
                <w:b/>
                <w:sz w:val="36"/>
                <w:szCs w:val="36"/>
              </w:rPr>
            </w:pPr>
            <w:r>
              <w:rPr>
                <w:b/>
                <w:sz w:val="36"/>
                <w:szCs w:val="36"/>
              </w:rPr>
              <w:lastRenderedPageBreak/>
              <w:t>Boundary Object</w:t>
            </w:r>
          </w:p>
        </w:tc>
        <w:tc>
          <w:tcPr>
            <w:tcW w:w="3225" w:type="dxa"/>
            <w:tcMar>
              <w:top w:w="100" w:type="dxa"/>
              <w:left w:w="100" w:type="dxa"/>
              <w:bottom w:w="100" w:type="dxa"/>
              <w:right w:w="100" w:type="dxa"/>
            </w:tcMar>
          </w:tcPr>
          <w:p w14:paraId="28746780" w14:textId="77777777" w:rsidR="00453C8C" w:rsidRDefault="006B10E1">
            <w:pPr>
              <w:widowControl w:val="0"/>
              <w:spacing w:line="240" w:lineRule="auto"/>
              <w:rPr>
                <w:sz w:val="28"/>
                <w:szCs w:val="28"/>
              </w:rPr>
            </w:pPr>
            <w:r>
              <w:rPr>
                <w:sz w:val="28"/>
                <w:szCs w:val="28"/>
              </w:rPr>
              <w:t>FormRecordTop10</w:t>
            </w:r>
          </w:p>
        </w:tc>
        <w:tc>
          <w:tcPr>
            <w:tcW w:w="2880" w:type="dxa"/>
            <w:tcMar>
              <w:top w:w="100" w:type="dxa"/>
              <w:left w:w="100" w:type="dxa"/>
              <w:bottom w:w="100" w:type="dxa"/>
              <w:right w:w="100" w:type="dxa"/>
            </w:tcMar>
          </w:tcPr>
          <w:p w14:paraId="14B36003" w14:textId="77777777" w:rsidR="00453C8C" w:rsidRDefault="006B10E1">
            <w:pPr>
              <w:rPr>
                <w:sz w:val="28"/>
                <w:szCs w:val="28"/>
              </w:rPr>
            </w:pPr>
            <w:r>
              <w:rPr>
                <w:sz w:val="28"/>
                <w:szCs w:val="28"/>
              </w:rPr>
              <w:t xml:space="preserve">Visualizza la lista della top-10 dei migliori utenti, per una determinata materia. </w:t>
            </w:r>
          </w:p>
        </w:tc>
      </w:tr>
      <w:tr w:rsidR="00453C8C" w14:paraId="554432AF" w14:textId="77777777">
        <w:trPr>
          <w:trHeight w:val="1240"/>
        </w:trPr>
        <w:tc>
          <w:tcPr>
            <w:tcW w:w="2940" w:type="dxa"/>
            <w:vMerge/>
            <w:tcMar>
              <w:top w:w="100" w:type="dxa"/>
              <w:left w:w="100" w:type="dxa"/>
              <w:bottom w:w="100" w:type="dxa"/>
              <w:right w:w="100" w:type="dxa"/>
            </w:tcMar>
          </w:tcPr>
          <w:p w14:paraId="30D39F65" w14:textId="77777777" w:rsidR="00453C8C" w:rsidRDefault="00453C8C">
            <w:pPr>
              <w:widowControl w:val="0"/>
              <w:spacing w:line="240" w:lineRule="auto"/>
              <w:rPr>
                <w:b/>
                <w:sz w:val="36"/>
                <w:szCs w:val="36"/>
              </w:rPr>
            </w:pPr>
          </w:p>
        </w:tc>
        <w:tc>
          <w:tcPr>
            <w:tcW w:w="3225" w:type="dxa"/>
            <w:tcMar>
              <w:top w:w="100" w:type="dxa"/>
              <w:left w:w="100" w:type="dxa"/>
              <w:bottom w:w="100" w:type="dxa"/>
              <w:right w:w="100" w:type="dxa"/>
            </w:tcMar>
          </w:tcPr>
          <w:p w14:paraId="41969FFC" w14:textId="77777777" w:rsidR="00453C8C" w:rsidRDefault="006B10E1">
            <w:pPr>
              <w:widowControl w:val="0"/>
              <w:spacing w:line="240" w:lineRule="auto"/>
              <w:rPr>
                <w:sz w:val="28"/>
                <w:szCs w:val="28"/>
              </w:rPr>
            </w:pPr>
            <w:r>
              <w:rPr>
                <w:sz w:val="28"/>
                <w:szCs w:val="28"/>
              </w:rPr>
              <w:t>FormRecordAlunni</w:t>
            </w:r>
          </w:p>
        </w:tc>
        <w:tc>
          <w:tcPr>
            <w:tcW w:w="2880" w:type="dxa"/>
            <w:tcMar>
              <w:top w:w="100" w:type="dxa"/>
              <w:left w:w="100" w:type="dxa"/>
              <w:bottom w:w="100" w:type="dxa"/>
              <w:right w:w="100" w:type="dxa"/>
            </w:tcMar>
          </w:tcPr>
          <w:p w14:paraId="4A846C86" w14:textId="77777777" w:rsidR="00453C8C" w:rsidRDefault="006B10E1">
            <w:pPr>
              <w:rPr>
                <w:sz w:val="28"/>
                <w:szCs w:val="28"/>
              </w:rPr>
            </w:pPr>
            <w:r>
              <w:rPr>
                <w:sz w:val="28"/>
                <w:szCs w:val="28"/>
              </w:rPr>
              <w:t>Visualizza la lista degli alunni con i rispettivi record per materia.</w:t>
            </w:r>
          </w:p>
        </w:tc>
      </w:tr>
      <w:tr w:rsidR="00453C8C" w14:paraId="07B23B81" w14:textId="77777777">
        <w:trPr>
          <w:trHeight w:val="1240"/>
        </w:trPr>
        <w:tc>
          <w:tcPr>
            <w:tcW w:w="2940" w:type="dxa"/>
            <w:vMerge/>
            <w:tcMar>
              <w:top w:w="100" w:type="dxa"/>
              <w:left w:w="100" w:type="dxa"/>
              <w:bottom w:w="100" w:type="dxa"/>
              <w:right w:w="100" w:type="dxa"/>
            </w:tcMar>
          </w:tcPr>
          <w:p w14:paraId="345953E5" w14:textId="77777777" w:rsidR="00453C8C" w:rsidRDefault="00453C8C">
            <w:pPr>
              <w:widowControl w:val="0"/>
              <w:spacing w:line="240" w:lineRule="auto"/>
              <w:rPr>
                <w:b/>
                <w:sz w:val="36"/>
                <w:szCs w:val="36"/>
              </w:rPr>
            </w:pPr>
          </w:p>
        </w:tc>
        <w:tc>
          <w:tcPr>
            <w:tcW w:w="3225" w:type="dxa"/>
            <w:tcMar>
              <w:top w:w="100" w:type="dxa"/>
              <w:left w:w="100" w:type="dxa"/>
              <w:bottom w:w="100" w:type="dxa"/>
              <w:right w:w="100" w:type="dxa"/>
            </w:tcMar>
          </w:tcPr>
          <w:p w14:paraId="61F43661" w14:textId="77777777" w:rsidR="00453C8C" w:rsidRDefault="006B10E1">
            <w:pPr>
              <w:widowControl w:val="0"/>
              <w:spacing w:line="240" w:lineRule="auto"/>
              <w:rPr>
                <w:sz w:val="28"/>
                <w:szCs w:val="28"/>
              </w:rPr>
            </w:pPr>
            <w:r>
              <w:rPr>
                <w:sz w:val="28"/>
                <w:szCs w:val="28"/>
              </w:rPr>
              <w:t>FormRecordPersonali</w:t>
            </w:r>
          </w:p>
        </w:tc>
        <w:tc>
          <w:tcPr>
            <w:tcW w:w="2880" w:type="dxa"/>
            <w:tcMar>
              <w:top w:w="100" w:type="dxa"/>
              <w:left w:w="100" w:type="dxa"/>
              <w:bottom w:w="100" w:type="dxa"/>
              <w:right w:w="100" w:type="dxa"/>
            </w:tcMar>
          </w:tcPr>
          <w:p w14:paraId="70D71E4C" w14:textId="77777777" w:rsidR="00453C8C" w:rsidRDefault="006B10E1">
            <w:pPr>
              <w:rPr>
                <w:sz w:val="28"/>
                <w:szCs w:val="28"/>
              </w:rPr>
            </w:pPr>
            <w:r>
              <w:rPr>
                <w:sz w:val="28"/>
                <w:szCs w:val="28"/>
              </w:rPr>
              <w:t>Visualizza ogni record personale, riferito a quel determinato utente.</w:t>
            </w:r>
          </w:p>
        </w:tc>
      </w:tr>
      <w:tr w:rsidR="00453C8C" w14:paraId="54949208" w14:textId="77777777">
        <w:trPr>
          <w:trHeight w:val="900"/>
        </w:trPr>
        <w:tc>
          <w:tcPr>
            <w:tcW w:w="2940" w:type="dxa"/>
            <w:vMerge/>
            <w:tcMar>
              <w:top w:w="100" w:type="dxa"/>
              <w:left w:w="100" w:type="dxa"/>
              <w:bottom w:w="100" w:type="dxa"/>
              <w:right w:w="100" w:type="dxa"/>
            </w:tcMar>
          </w:tcPr>
          <w:p w14:paraId="5BA17AEF" w14:textId="77777777" w:rsidR="00453C8C" w:rsidRDefault="00453C8C">
            <w:pPr>
              <w:widowControl w:val="0"/>
              <w:spacing w:line="240" w:lineRule="auto"/>
              <w:rPr>
                <w:b/>
                <w:sz w:val="36"/>
                <w:szCs w:val="36"/>
              </w:rPr>
            </w:pPr>
          </w:p>
        </w:tc>
        <w:tc>
          <w:tcPr>
            <w:tcW w:w="3225" w:type="dxa"/>
            <w:tcMar>
              <w:top w:w="100" w:type="dxa"/>
              <w:left w:w="100" w:type="dxa"/>
              <w:bottom w:w="100" w:type="dxa"/>
              <w:right w:w="100" w:type="dxa"/>
            </w:tcMar>
          </w:tcPr>
          <w:p w14:paraId="5CF61011" w14:textId="77777777" w:rsidR="00453C8C" w:rsidRDefault="006B10E1">
            <w:pPr>
              <w:widowControl w:val="0"/>
              <w:spacing w:line="240" w:lineRule="auto"/>
              <w:rPr>
                <w:sz w:val="28"/>
                <w:szCs w:val="28"/>
              </w:rPr>
            </w:pPr>
            <w:r>
              <w:rPr>
                <w:sz w:val="28"/>
                <w:szCs w:val="28"/>
              </w:rPr>
              <w:t>FormInterruzioneGioco</w:t>
            </w:r>
          </w:p>
        </w:tc>
        <w:tc>
          <w:tcPr>
            <w:tcW w:w="2880" w:type="dxa"/>
            <w:tcMar>
              <w:top w:w="100" w:type="dxa"/>
              <w:left w:w="100" w:type="dxa"/>
              <w:bottom w:w="100" w:type="dxa"/>
              <w:right w:w="100" w:type="dxa"/>
            </w:tcMar>
          </w:tcPr>
          <w:p w14:paraId="66D355EF" w14:textId="77777777" w:rsidR="00453C8C" w:rsidRDefault="006B10E1">
            <w:pPr>
              <w:rPr>
                <w:sz w:val="28"/>
                <w:szCs w:val="28"/>
              </w:rPr>
            </w:pPr>
            <w:r>
              <w:rPr>
                <w:sz w:val="28"/>
                <w:szCs w:val="28"/>
              </w:rPr>
              <w:t>Visualizza il record dell’utente.</w:t>
            </w:r>
          </w:p>
        </w:tc>
      </w:tr>
      <w:tr w:rsidR="00453C8C" w14:paraId="5F733CDA" w14:textId="77777777">
        <w:trPr>
          <w:trHeight w:val="1540"/>
        </w:trPr>
        <w:tc>
          <w:tcPr>
            <w:tcW w:w="2940" w:type="dxa"/>
            <w:vMerge/>
            <w:tcMar>
              <w:top w:w="100" w:type="dxa"/>
              <w:left w:w="100" w:type="dxa"/>
              <w:bottom w:w="100" w:type="dxa"/>
              <w:right w:w="100" w:type="dxa"/>
            </w:tcMar>
          </w:tcPr>
          <w:p w14:paraId="62B31F6F" w14:textId="77777777" w:rsidR="00453C8C" w:rsidRDefault="00453C8C">
            <w:pPr>
              <w:widowControl w:val="0"/>
              <w:spacing w:line="240" w:lineRule="auto"/>
              <w:rPr>
                <w:b/>
                <w:sz w:val="36"/>
                <w:szCs w:val="36"/>
              </w:rPr>
            </w:pPr>
          </w:p>
        </w:tc>
        <w:tc>
          <w:tcPr>
            <w:tcW w:w="3225" w:type="dxa"/>
            <w:tcMar>
              <w:top w:w="100" w:type="dxa"/>
              <w:left w:w="100" w:type="dxa"/>
              <w:bottom w:w="100" w:type="dxa"/>
              <w:right w:w="100" w:type="dxa"/>
            </w:tcMar>
          </w:tcPr>
          <w:p w14:paraId="0CC9E00F" w14:textId="77777777" w:rsidR="00453C8C" w:rsidRDefault="006B10E1">
            <w:pPr>
              <w:widowControl w:val="0"/>
              <w:spacing w:line="240" w:lineRule="auto"/>
              <w:rPr>
                <w:sz w:val="28"/>
                <w:szCs w:val="28"/>
              </w:rPr>
            </w:pPr>
            <w:r>
              <w:rPr>
                <w:sz w:val="28"/>
                <w:szCs w:val="28"/>
              </w:rPr>
              <w:t>FormAggiungiRecord</w:t>
            </w:r>
          </w:p>
        </w:tc>
        <w:tc>
          <w:tcPr>
            <w:tcW w:w="2880" w:type="dxa"/>
            <w:tcMar>
              <w:top w:w="100" w:type="dxa"/>
              <w:left w:w="100" w:type="dxa"/>
              <w:bottom w:w="100" w:type="dxa"/>
              <w:right w:w="100" w:type="dxa"/>
            </w:tcMar>
          </w:tcPr>
          <w:p w14:paraId="37A56728" w14:textId="77777777" w:rsidR="00453C8C" w:rsidRDefault="006B10E1">
            <w:pPr>
              <w:rPr>
                <w:sz w:val="28"/>
                <w:szCs w:val="28"/>
              </w:rPr>
            </w:pPr>
            <w:r>
              <w:rPr>
                <w:sz w:val="28"/>
                <w:szCs w:val="28"/>
              </w:rPr>
              <w:t>Form che consente l’aggiunta di un nuovo record per quella determinata materia.</w:t>
            </w:r>
          </w:p>
        </w:tc>
      </w:tr>
      <w:tr w:rsidR="00453C8C" w14:paraId="30405728" w14:textId="77777777">
        <w:trPr>
          <w:trHeight w:val="1540"/>
        </w:trPr>
        <w:tc>
          <w:tcPr>
            <w:tcW w:w="2940" w:type="dxa"/>
            <w:vMerge/>
            <w:tcMar>
              <w:top w:w="100" w:type="dxa"/>
              <w:left w:w="100" w:type="dxa"/>
              <w:bottom w:w="100" w:type="dxa"/>
              <w:right w:w="100" w:type="dxa"/>
            </w:tcMar>
          </w:tcPr>
          <w:p w14:paraId="62F2506F" w14:textId="77777777" w:rsidR="00453C8C" w:rsidRDefault="00453C8C">
            <w:pPr>
              <w:widowControl w:val="0"/>
              <w:spacing w:line="240" w:lineRule="auto"/>
              <w:rPr>
                <w:b/>
                <w:sz w:val="36"/>
                <w:szCs w:val="36"/>
              </w:rPr>
            </w:pPr>
          </w:p>
        </w:tc>
        <w:tc>
          <w:tcPr>
            <w:tcW w:w="3225" w:type="dxa"/>
            <w:tcMar>
              <w:top w:w="100" w:type="dxa"/>
              <w:left w:w="100" w:type="dxa"/>
              <w:bottom w:w="100" w:type="dxa"/>
              <w:right w:w="100" w:type="dxa"/>
            </w:tcMar>
          </w:tcPr>
          <w:p w14:paraId="050498FB" w14:textId="77777777" w:rsidR="00453C8C" w:rsidRDefault="006B10E1">
            <w:pPr>
              <w:widowControl w:val="0"/>
              <w:spacing w:line="240" w:lineRule="auto"/>
              <w:rPr>
                <w:sz w:val="28"/>
                <w:szCs w:val="28"/>
              </w:rPr>
            </w:pPr>
            <w:r>
              <w:rPr>
                <w:sz w:val="28"/>
                <w:szCs w:val="28"/>
              </w:rPr>
              <w:t>FormEliminaRecord</w:t>
            </w:r>
          </w:p>
        </w:tc>
        <w:tc>
          <w:tcPr>
            <w:tcW w:w="2880" w:type="dxa"/>
            <w:tcMar>
              <w:top w:w="100" w:type="dxa"/>
              <w:left w:w="100" w:type="dxa"/>
              <w:bottom w:w="100" w:type="dxa"/>
              <w:right w:w="100" w:type="dxa"/>
            </w:tcMar>
          </w:tcPr>
          <w:p w14:paraId="1C6D82D1" w14:textId="77777777" w:rsidR="00453C8C" w:rsidRDefault="006B10E1">
            <w:pPr>
              <w:rPr>
                <w:sz w:val="28"/>
                <w:szCs w:val="28"/>
              </w:rPr>
            </w:pPr>
            <w:r>
              <w:rPr>
                <w:sz w:val="28"/>
                <w:szCs w:val="28"/>
              </w:rPr>
              <w:t>Form che consente l’eliminazione di un  record per quella determinata materia.</w:t>
            </w:r>
          </w:p>
        </w:tc>
      </w:tr>
      <w:tr w:rsidR="00453C8C" w14:paraId="5BD532C2" w14:textId="77777777">
        <w:tc>
          <w:tcPr>
            <w:tcW w:w="2940" w:type="dxa"/>
            <w:tcMar>
              <w:top w:w="100" w:type="dxa"/>
              <w:left w:w="100" w:type="dxa"/>
              <w:bottom w:w="100" w:type="dxa"/>
              <w:right w:w="100" w:type="dxa"/>
            </w:tcMar>
          </w:tcPr>
          <w:p w14:paraId="2F5C5B18" w14:textId="77777777" w:rsidR="00453C8C" w:rsidRDefault="006B10E1">
            <w:pPr>
              <w:widowControl w:val="0"/>
              <w:spacing w:line="240" w:lineRule="auto"/>
              <w:rPr>
                <w:b/>
                <w:sz w:val="36"/>
                <w:szCs w:val="36"/>
              </w:rPr>
            </w:pPr>
            <w:r>
              <w:rPr>
                <w:b/>
                <w:sz w:val="36"/>
                <w:szCs w:val="36"/>
              </w:rPr>
              <w:t>Control Object</w:t>
            </w:r>
          </w:p>
        </w:tc>
        <w:tc>
          <w:tcPr>
            <w:tcW w:w="3225" w:type="dxa"/>
            <w:tcMar>
              <w:top w:w="100" w:type="dxa"/>
              <w:left w:w="100" w:type="dxa"/>
              <w:bottom w:w="100" w:type="dxa"/>
              <w:right w:w="100" w:type="dxa"/>
            </w:tcMar>
          </w:tcPr>
          <w:p w14:paraId="051F7F17" w14:textId="77777777" w:rsidR="00453C8C" w:rsidRDefault="006B10E1">
            <w:pPr>
              <w:widowControl w:val="0"/>
              <w:spacing w:line="240" w:lineRule="auto"/>
              <w:rPr>
                <w:sz w:val="28"/>
                <w:szCs w:val="28"/>
              </w:rPr>
            </w:pPr>
            <w:r>
              <w:rPr>
                <w:sz w:val="28"/>
                <w:szCs w:val="28"/>
              </w:rPr>
              <w:t>GestoreRecord</w:t>
            </w:r>
          </w:p>
        </w:tc>
        <w:tc>
          <w:tcPr>
            <w:tcW w:w="2880" w:type="dxa"/>
            <w:tcMar>
              <w:top w:w="100" w:type="dxa"/>
              <w:left w:w="100" w:type="dxa"/>
              <w:bottom w:w="100" w:type="dxa"/>
              <w:right w:w="100" w:type="dxa"/>
            </w:tcMar>
          </w:tcPr>
          <w:p w14:paraId="245B40E4" w14:textId="77777777" w:rsidR="00453C8C" w:rsidRDefault="006B10E1">
            <w:pPr>
              <w:widowControl w:val="0"/>
              <w:spacing w:line="240" w:lineRule="auto"/>
              <w:rPr>
                <w:sz w:val="28"/>
                <w:szCs w:val="28"/>
              </w:rPr>
            </w:pPr>
            <w:r>
              <w:rPr>
                <w:sz w:val="28"/>
                <w:szCs w:val="28"/>
              </w:rPr>
              <w:t>Permette di visualizzare i record personali degli utenti o la lista della top-10 per una determinata materia.</w:t>
            </w:r>
          </w:p>
        </w:tc>
      </w:tr>
    </w:tbl>
    <w:p w14:paraId="1D0924B4" w14:textId="77777777" w:rsidR="00453C8C" w:rsidRDefault="00453C8C">
      <w:pPr>
        <w:rPr>
          <w:rFonts w:ascii="Calibri" w:eastAsia="Calibri" w:hAnsi="Calibri" w:cs="Calibri"/>
          <w:b/>
          <w:sz w:val="44"/>
          <w:szCs w:val="44"/>
        </w:rPr>
      </w:pPr>
    </w:p>
    <w:p w14:paraId="02D1DA45" w14:textId="77777777" w:rsidR="00453C8C" w:rsidRDefault="006B10E1">
      <w:pPr>
        <w:keepNext/>
        <w:numPr>
          <w:ilvl w:val="2"/>
          <w:numId w:val="10"/>
        </w:numPr>
        <w:spacing w:after="160" w:line="252" w:lineRule="auto"/>
        <w:ind w:left="270" w:firstLine="1800"/>
        <w:contextualSpacing/>
        <w:rPr>
          <w:rFonts w:ascii="Calibri" w:eastAsia="Calibri" w:hAnsi="Calibri" w:cs="Calibri"/>
        </w:rPr>
      </w:pPr>
      <w:r>
        <w:rPr>
          <w:rFonts w:ascii="Calibri" w:eastAsia="Calibri" w:hAnsi="Calibri" w:cs="Calibri"/>
          <w:b/>
          <w:sz w:val="44"/>
          <w:szCs w:val="44"/>
        </w:rPr>
        <w:lastRenderedPageBreak/>
        <w:t>SequenceDiagram</w:t>
      </w:r>
    </w:p>
    <w:p w14:paraId="47AF4A7B" w14:textId="77777777" w:rsidR="00453C8C" w:rsidRDefault="006B10E1">
      <w:pPr>
        <w:keepNext/>
        <w:numPr>
          <w:ilvl w:val="3"/>
          <w:numId w:val="10"/>
        </w:numPr>
        <w:spacing w:after="160" w:line="252" w:lineRule="auto"/>
        <w:ind w:left="1560" w:firstLine="1275"/>
        <w:contextualSpacing/>
        <w:rPr>
          <w:rFonts w:ascii="Calibri" w:eastAsia="Calibri" w:hAnsi="Calibri" w:cs="Calibri"/>
          <w:b/>
          <w:sz w:val="44"/>
          <w:szCs w:val="44"/>
        </w:rPr>
      </w:pPr>
      <w:r>
        <w:rPr>
          <w:rFonts w:ascii="Calibri" w:eastAsia="Calibri" w:hAnsi="Calibri" w:cs="Calibri"/>
          <w:b/>
          <w:sz w:val="40"/>
          <w:szCs w:val="40"/>
        </w:rPr>
        <w:t xml:space="preserve"> </w:t>
      </w:r>
      <w:r>
        <w:rPr>
          <w:b/>
          <w:sz w:val="40"/>
          <w:szCs w:val="40"/>
        </w:rPr>
        <w:t>SD_1 - Gestione Autenticazion</w:t>
      </w:r>
      <w:r>
        <w:rPr>
          <w:b/>
          <w:sz w:val="36"/>
          <w:szCs w:val="36"/>
        </w:rPr>
        <w:t>e</w:t>
      </w:r>
    </w:p>
    <w:p w14:paraId="2AC91A1E" w14:textId="77777777" w:rsidR="00453C8C" w:rsidRDefault="006B10E1">
      <w:pPr>
        <w:ind w:firstLine="720"/>
        <w:rPr>
          <w:b/>
          <w:sz w:val="36"/>
          <w:szCs w:val="36"/>
        </w:rPr>
      </w:pPr>
      <w:r>
        <w:rPr>
          <w:b/>
          <w:sz w:val="36"/>
          <w:szCs w:val="36"/>
        </w:rPr>
        <w:t>SD_1.1 - Autenticazione</w:t>
      </w:r>
    </w:p>
    <w:p w14:paraId="7FFBBBAC" w14:textId="77777777" w:rsidR="00453C8C" w:rsidRDefault="00453C8C">
      <w:pPr>
        <w:rPr>
          <w:b/>
          <w:sz w:val="36"/>
          <w:szCs w:val="36"/>
        </w:rPr>
      </w:pPr>
    </w:p>
    <w:p w14:paraId="775BC053" w14:textId="77777777" w:rsidR="00453C8C" w:rsidRDefault="006B10E1">
      <w:pPr>
        <w:ind w:firstLine="30"/>
        <w:rPr>
          <w:sz w:val="36"/>
          <w:szCs w:val="36"/>
        </w:rPr>
      </w:pPr>
      <w:r>
        <w:rPr>
          <w:noProof/>
        </w:rPr>
        <w:drawing>
          <wp:inline distT="114300" distB="114300" distL="114300" distR="114300" wp14:anchorId="75618082" wp14:editId="388BE4E0">
            <wp:extent cx="5319713" cy="3114675"/>
            <wp:effectExtent l="0" t="0" r="0" b="0"/>
            <wp:docPr id="3" name="image07.png" descr="SD_1 Autenticazione.png"/>
            <wp:cNvGraphicFramePr/>
            <a:graphic xmlns:a="http://schemas.openxmlformats.org/drawingml/2006/main">
              <a:graphicData uri="http://schemas.openxmlformats.org/drawingml/2006/picture">
                <pic:pic xmlns:pic="http://schemas.openxmlformats.org/drawingml/2006/picture">
                  <pic:nvPicPr>
                    <pic:cNvPr id="0" name="image07.png" descr="SD_1 Autenticazione.png"/>
                    <pic:cNvPicPr preferRelativeResize="0"/>
                  </pic:nvPicPr>
                  <pic:blipFill>
                    <a:blip r:embed="rId21"/>
                    <a:srcRect/>
                    <a:stretch>
                      <a:fillRect/>
                    </a:stretch>
                  </pic:blipFill>
                  <pic:spPr>
                    <a:xfrm>
                      <a:off x="0" y="0"/>
                      <a:ext cx="5319713" cy="3114675"/>
                    </a:xfrm>
                    <a:prstGeom prst="rect">
                      <a:avLst/>
                    </a:prstGeom>
                    <a:ln/>
                  </pic:spPr>
                </pic:pic>
              </a:graphicData>
            </a:graphic>
          </wp:inline>
        </w:drawing>
      </w:r>
    </w:p>
    <w:p w14:paraId="15EE2053" w14:textId="77777777" w:rsidR="00453C8C" w:rsidRDefault="006B10E1">
      <w:pPr>
        <w:ind w:left="705"/>
        <w:rPr>
          <w:b/>
          <w:sz w:val="36"/>
          <w:szCs w:val="36"/>
        </w:rPr>
      </w:pPr>
      <w:r>
        <w:rPr>
          <w:b/>
          <w:sz w:val="36"/>
          <w:szCs w:val="36"/>
        </w:rPr>
        <w:t>SD_2 - Gestione Utenti</w:t>
      </w:r>
    </w:p>
    <w:p w14:paraId="6B5AC07B" w14:textId="77777777" w:rsidR="00453C8C" w:rsidRDefault="006B10E1">
      <w:pPr>
        <w:ind w:left="705"/>
        <w:rPr>
          <w:b/>
          <w:sz w:val="36"/>
          <w:szCs w:val="36"/>
        </w:rPr>
      </w:pPr>
      <w:r>
        <w:rPr>
          <w:b/>
          <w:sz w:val="36"/>
          <w:szCs w:val="36"/>
        </w:rPr>
        <w:tab/>
      </w:r>
      <w:r>
        <w:rPr>
          <w:b/>
          <w:sz w:val="36"/>
          <w:szCs w:val="36"/>
        </w:rPr>
        <w:tab/>
        <w:t>SD_2.1 Gestione Profilo</w:t>
      </w:r>
    </w:p>
    <w:p w14:paraId="13970E98" w14:textId="77777777" w:rsidR="00453C8C" w:rsidRDefault="006B10E1">
      <w:pPr>
        <w:rPr>
          <w:b/>
          <w:sz w:val="36"/>
          <w:szCs w:val="36"/>
        </w:rPr>
      </w:pPr>
      <w:r>
        <w:rPr>
          <w:noProof/>
        </w:rPr>
        <w:drawing>
          <wp:inline distT="114300" distB="114300" distL="114300" distR="114300" wp14:anchorId="69D843B5" wp14:editId="28AA6AE5">
            <wp:extent cx="4752975" cy="2438400"/>
            <wp:effectExtent l="0" t="0" r="0" b="0"/>
            <wp:docPr id="19" name="image41.png" descr="SD_2 Gestione profilo.PNG"/>
            <wp:cNvGraphicFramePr/>
            <a:graphic xmlns:a="http://schemas.openxmlformats.org/drawingml/2006/main">
              <a:graphicData uri="http://schemas.openxmlformats.org/drawingml/2006/picture">
                <pic:pic xmlns:pic="http://schemas.openxmlformats.org/drawingml/2006/picture">
                  <pic:nvPicPr>
                    <pic:cNvPr id="0" name="image41.png" descr="SD_2 Gestione profilo.PNG"/>
                    <pic:cNvPicPr preferRelativeResize="0"/>
                  </pic:nvPicPr>
                  <pic:blipFill>
                    <a:blip r:embed="rId22"/>
                    <a:srcRect t="10489"/>
                    <a:stretch>
                      <a:fillRect/>
                    </a:stretch>
                  </pic:blipFill>
                  <pic:spPr>
                    <a:xfrm>
                      <a:off x="0" y="0"/>
                      <a:ext cx="4752975" cy="2438400"/>
                    </a:xfrm>
                    <a:prstGeom prst="rect">
                      <a:avLst/>
                    </a:prstGeom>
                    <a:ln/>
                  </pic:spPr>
                </pic:pic>
              </a:graphicData>
            </a:graphic>
          </wp:inline>
        </w:drawing>
      </w:r>
    </w:p>
    <w:p w14:paraId="2517A3E1" w14:textId="77777777" w:rsidR="00453C8C" w:rsidRDefault="00453C8C">
      <w:pPr>
        <w:ind w:left="720" w:firstLine="720"/>
        <w:rPr>
          <w:b/>
          <w:sz w:val="36"/>
          <w:szCs w:val="36"/>
        </w:rPr>
      </w:pPr>
    </w:p>
    <w:p w14:paraId="16F6AD3B" w14:textId="77777777" w:rsidR="00453C8C" w:rsidRDefault="00453C8C">
      <w:pPr>
        <w:ind w:left="720" w:firstLine="720"/>
        <w:rPr>
          <w:b/>
          <w:sz w:val="36"/>
          <w:szCs w:val="36"/>
        </w:rPr>
      </w:pPr>
    </w:p>
    <w:p w14:paraId="106076A5" w14:textId="77777777" w:rsidR="00453C8C" w:rsidRDefault="006B10E1">
      <w:pPr>
        <w:ind w:left="720" w:firstLine="720"/>
        <w:rPr>
          <w:b/>
          <w:sz w:val="36"/>
          <w:szCs w:val="36"/>
        </w:rPr>
      </w:pPr>
      <w:r>
        <w:rPr>
          <w:b/>
          <w:sz w:val="36"/>
          <w:szCs w:val="36"/>
        </w:rPr>
        <w:t>SD_2.2 Registrazione Utente</w:t>
      </w:r>
    </w:p>
    <w:p w14:paraId="5FB452FC" w14:textId="77777777" w:rsidR="00453C8C" w:rsidRDefault="00453C8C">
      <w:pPr>
        <w:rPr>
          <w:b/>
          <w:sz w:val="36"/>
          <w:szCs w:val="36"/>
        </w:rPr>
      </w:pPr>
    </w:p>
    <w:p w14:paraId="23E06C7C" w14:textId="77777777" w:rsidR="00453C8C" w:rsidRDefault="00453C8C">
      <w:pPr>
        <w:rPr>
          <w:b/>
          <w:sz w:val="36"/>
          <w:szCs w:val="36"/>
        </w:rPr>
      </w:pPr>
    </w:p>
    <w:p w14:paraId="73AE89D7" w14:textId="77777777" w:rsidR="00453C8C" w:rsidRDefault="006B10E1">
      <w:pPr>
        <w:rPr>
          <w:b/>
          <w:sz w:val="36"/>
          <w:szCs w:val="36"/>
        </w:rPr>
      </w:pPr>
      <w:r>
        <w:rPr>
          <w:noProof/>
        </w:rPr>
        <w:drawing>
          <wp:inline distT="114300" distB="114300" distL="114300" distR="114300" wp14:anchorId="2CD39B80" wp14:editId="4D013BD7">
            <wp:extent cx="5572125" cy="169545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572125" cy="1695450"/>
                    </a:xfrm>
                    <a:prstGeom prst="rect">
                      <a:avLst/>
                    </a:prstGeom>
                    <a:ln/>
                  </pic:spPr>
                </pic:pic>
              </a:graphicData>
            </a:graphic>
          </wp:inline>
        </w:drawing>
      </w:r>
    </w:p>
    <w:p w14:paraId="09EAF12C" w14:textId="77777777" w:rsidR="00453C8C" w:rsidRDefault="00453C8C">
      <w:pPr>
        <w:rPr>
          <w:b/>
          <w:sz w:val="36"/>
          <w:szCs w:val="36"/>
        </w:rPr>
      </w:pPr>
    </w:p>
    <w:p w14:paraId="1532E666" w14:textId="77777777" w:rsidR="00453C8C" w:rsidRDefault="00453C8C">
      <w:pPr>
        <w:rPr>
          <w:b/>
          <w:sz w:val="36"/>
          <w:szCs w:val="36"/>
        </w:rPr>
      </w:pPr>
    </w:p>
    <w:p w14:paraId="5CBDA07C" w14:textId="77777777" w:rsidR="00453C8C" w:rsidRDefault="006B10E1">
      <w:pPr>
        <w:ind w:left="720" w:firstLine="720"/>
        <w:rPr>
          <w:b/>
          <w:sz w:val="36"/>
          <w:szCs w:val="36"/>
        </w:rPr>
      </w:pPr>
      <w:r>
        <w:rPr>
          <w:b/>
          <w:sz w:val="36"/>
          <w:szCs w:val="36"/>
        </w:rPr>
        <w:t>SD_2.3 Ricerca Utente</w:t>
      </w:r>
    </w:p>
    <w:p w14:paraId="71C28F2F" w14:textId="77777777" w:rsidR="00453C8C" w:rsidRDefault="00453C8C">
      <w:pPr>
        <w:rPr>
          <w:b/>
          <w:sz w:val="36"/>
          <w:szCs w:val="36"/>
        </w:rPr>
      </w:pPr>
    </w:p>
    <w:p w14:paraId="4FFBEB9E" w14:textId="77777777" w:rsidR="00453C8C" w:rsidRDefault="006B10E1">
      <w:pPr>
        <w:rPr>
          <w:b/>
          <w:sz w:val="36"/>
          <w:szCs w:val="36"/>
        </w:rPr>
      </w:pPr>
      <w:r>
        <w:rPr>
          <w:noProof/>
        </w:rPr>
        <w:drawing>
          <wp:inline distT="114300" distB="114300" distL="114300" distR="114300" wp14:anchorId="436185BD" wp14:editId="0F548D50">
            <wp:extent cx="6026475" cy="2667000"/>
            <wp:effectExtent l="0" t="0" r="0" b="0"/>
            <wp:docPr id="6" name="image12.png" descr="SD_2.6 Ricerca Utente.PNG"/>
            <wp:cNvGraphicFramePr/>
            <a:graphic xmlns:a="http://schemas.openxmlformats.org/drawingml/2006/main">
              <a:graphicData uri="http://schemas.openxmlformats.org/drawingml/2006/picture">
                <pic:pic xmlns:pic="http://schemas.openxmlformats.org/drawingml/2006/picture">
                  <pic:nvPicPr>
                    <pic:cNvPr id="0" name="image12.png" descr="SD_2.6 Ricerca Utente.PNG"/>
                    <pic:cNvPicPr preferRelativeResize="0"/>
                  </pic:nvPicPr>
                  <pic:blipFill>
                    <a:blip r:embed="rId24"/>
                    <a:srcRect/>
                    <a:stretch>
                      <a:fillRect/>
                    </a:stretch>
                  </pic:blipFill>
                  <pic:spPr>
                    <a:xfrm>
                      <a:off x="0" y="0"/>
                      <a:ext cx="6026475" cy="2667000"/>
                    </a:xfrm>
                    <a:prstGeom prst="rect">
                      <a:avLst/>
                    </a:prstGeom>
                    <a:ln/>
                  </pic:spPr>
                </pic:pic>
              </a:graphicData>
            </a:graphic>
          </wp:inline>
        </w:drawing>
      </w:r>
    </w:p>
    <w:p w14:paraId="0E8AFBD2" w14:textId="77777777" w:rsidR="00453C8C" w:rsidRDefault="00453C8C">
      <w:pPr>
        <w:rPr>
          <w:b/>
          <w:sz w:val="36"/>
          <w:szCs w:val="36"/>
        </w:rPr>
      </w:pPr>
    </w:p>
    <w:p w14:paraId="04EB5E97" w14:textId="77777777" w:rsidR="00453C8C" w:rsidRDefault="00453C8C">
      <w:pPr>
        <w:rPr>
          <w:b/>
          <w:sz w:val="36"/>
          <w:szCs w:val="36"/>
        </w:rPr>
      </w:pPr>
    </w:p>
    <w:p w14:paraId="54987C47" w14:textId="77777777" w:rsidR="00453C8C" w:rsidRDefault="006B10E1">
      <w:r>
        <w:br w:type="page"/>
      </w:r>
    </w:p>
    <w:p w14:paraId="78E49D2F" w14:textId="77777777" w:rsidR="00453C8C" w:rsidRDefault="00453C8C">
      <w:pPr>
        <w:rPr>
          <w:b/>
          <w:sz w:val="36"/>
          <w:szCs w:val="36"/>
        </w:rPr>
      </w:pPr>
    </w:p>
    <w:p w14:paraId="756F1BC4" w14:textId="77777777" w:rsidR="00453C8C" w:rsidRDefault="006B10E1">
      <w:pPr>
        <w:ind w:left="720" w:firstLine="720"/>
        <w:rPr>
          <w:b/>
          <w:sz w:val="40"/>
          <w:szCs w:val="40"/>
        </w:rPr>
      </w:pPr>
      <w:r>
        <w:rPr>
          <w:b/>
          <w:sz w:val="40"/>
          <w:szCs w:val="40"/>
        </w:rPr>
        <w:t>SD_2.4 Rimozione Utente</w:t>
      </w:r>
    </w:p>
    <w:p w14:paraId="42892C9B" w14:textId="77777777" w:rsidR="00453C8C" w:rsidRDefault="00453C8C">
      <w:pPr>
        <w:rPr>
          <w:b/>
          <w:sz w:val="36"/>
          <w:szCs w:val="36"/>
        </w:rPr>
      </w:pPr>
    </w:p>
    <w:p w14:paraId="238120A2" w14:textId="77777777" w:rsidR="00453C8C" w:rsidRDefault="006B10E1">
      <w:pPr>
        <w:rPr>
          <w:b/>
          <w:sz w:val="36"/>
          <w:szCs w:val="36"/>
        </w:rPr>
      </w:pPr>
      <w:r>
        <w:rPr>
          <w:noProof/>
        </w:rPr>
        <w:drawing>
          <wp:inline distT="114300" distB="114300" distL="114300" distR="114300" wp14:anchorId="39BDEDE3" wp14:editId="465BDD4E">
            <wp:extent cx="6026475" cy="3530600"/>
            <wp:effectExtent l="0" t="0" r="0" b="0"/>
            <wp:docPr id="17" name="image35.png" descr="SD_2.5 Rimozione Utente.PNG"/>
            <wp:cNvGraphicFramePr/>
            <a:graphic xmlns:a="http://schemas.openxmlformats.org/drawingml/2006/main">
              <a:graphicData uri="http://schemas.openxmlformats.org/drawingml/2006/picture">
                <pic:pic xmlns:pic="http://schemas.openxmlformats.org/drawingml/2006/picture">
                  <pic:nvPicPr>
                    <pic:cNvPr id="0" name="image35.png" descr="SD_2.5 Rimozione Utente.PNG"/>
                    <pic:cNvPicPr preferRelativeResize="0"/>
                  </pic:nvPicPr>
                  <pic:blipFill>
                    <a:blip r:embed="rId25"/>
                    <a:srcRect/>
                    <a:stretch>
                      <a:fillRect/>
                    </a:stretch>
                  </pic:blipFill>
                  <pic:spPr>
                    <a:xfrm>
                      <a:off x="0" y="0"/>
                      <a:ext cx="6026475" cy="3530600"/>
                    </a:xfrm>
                    <a:prstGeom prst="rect">
                      <a:avLst/>
                    </a:prstGeom>
                    <a:ln/>
                  </pic:spPr>
                </pic:pic>
              </a:graphicData>
            </a:graphic>
          </wp:inline>
        </w:drawing>
      </w:r>
    </w:p>
    <w:p w14:paraId="2BCDB707" w14:textId="77777777" w:rsidR="00453C8C" w:rsidRDefault="00453C8C">
      <w:pPr>
        <w:rPr>
          <w:b/>
          <w:sz w:val="36"/>
          <w:szCs w:val="36"/>
        </w:rPr>
      </w:pPr>
    </w:p>
    <w:p w14:paraId="0DF348A9" w14:textId="77777777" w:rsidR="00453C8C" w:rsidRDefault="006B10E1">
      <w:pPr>
        <w:ind w:left="720" w:firstLine="720"/>
        <w:rPr>
          <w:b/>
          <w:sz w:val="36"/>
          <w:szCs w:val="36"/>
        </w:rPr>
      </w:pPr>
      <w:r>
        <w:rPr>
          <w:b/>
          <w:sz w:val="36"/>
          <w:szCs w:val="36"/>
        </w:rPr>
        <w:t>SD_2.5 Accettazione Utente</w:t>
      </w:r>
    </w:p>
    <w:p w14:paraId="493728F3" w14:textId="77777777" w:rsidR="00453C8C" w:rsidRDefault="00453C8C">
      <w:pPr>
        <w:rPr>
          <w:b/>
          <w:sz w:val="36"/>
          <w:szCs w:val="36"/>
        </w:rPr>
      </w:pPr>
    </w:p>
    <w:p w14:paraId="642ADCE6" w14:textId="77777777" w:rsidR="00453C8C" w:rsidRDefault="006B10E1">
      <w:pPr>
        <w:rPr>
          <w:b/>
          <w:sz w:val="36"/>
          <w:szCs w:val="36"/>
        </w:rPr>
      </w:pPr>
      <w:r>
        <w:rPr>
          <w:noProof/>
        </w:rPr>
        <w:lastRenderedPageBreak/>
        <w:drawing>
          <wp:inline distT="114300" distB="114300" distL="114300" distR="114300" wp14:anchorId="4D45C9E2" wp14:editId="095EC70F">
            <wp:extent cx="5750250" cy="3378200"/>
            <wp:effectExtent l="0" t="0" r="0" b="0"/>
            <wp:docPr id="4" name="image08.png" descr="SD_2.6 Accettazione Utente.PNG"/>
            <wp:cNvGraphicFramePr/>
            <a:graphic xmlns:a="http://schemas.openxmlformats.org/drawingml/2006/main">
              <a:graphicData uri="http://schemas.openxmlformats.org/drawingml/2006/picture">
                <pic:pic xmlns:pic="http://schemas.openxmlformats.org/drawingml/2006/picture">
                  <pic:nvPicPr>
                    <pic:cNvPr id="0" name="image08.png" descr="SD_2.6 Accettazione Utente.PNG"/>
                    <pic:cNvPicPr preferRelativeResize="0"/>
                  </pic:nvPicPr>
                  <pic:blipFill>
                    <a:blip r:embed="rId26"/>
                    <a:srcRect/>
                    <a:stretch>
                      <a:fillRect/>
                    </a:stretch>
                  </pic:blipFill>
                  <pic:spPr>
                    <a:xfrm>
                      <a:off x="0" y="0"/>
                      <a:ext cx="5750250" cy="3378200"/>
                    </a:xfrm>
                    <a:prstGeom prst="rect">
                      <a:avLst/>
                    </a:prstGeom>
                    <a:ln/>
                  </pic:spPr>
                </pic:pic>
              </a:graphicData>
            </a:graphic>
          </wp:inline>
        </w:drawing>
      </w:r>
    </w:p>
    <w:p w14:paraId="5B694F9A" w14:textId="77777777" w:rsidR="00453C8C" w:rsidRDefault="00453C8C">
      <w:pPr>
        <w:rPr>
          <w:b/>
          <w:sz w:val="36"/>
          <w:szCs w:val="36"/>
        </w:rPr>
      </w:pPr>
    </w:p>
    <w:p w14:paraId="721F9DEF" w14:textId="77777777" w:rsidR="00453C8C" w:rsidRDefault="006B10E1">
      <w:pPr>
        <w:ind w:left="720" w:firstLine="720"/>
        <w:rPr>
          <w:b/>
          <w:sz w:val="36"/>
          <w:szCs w:val="36"/>
        </w:rPr>
      </w:pPr>
      <w:r>
        <w:rPr>
          <w:b/>
          <w:sz w:val="36"/>
          <w:szCs w:val="36"/>
        </w:rPr>
        <w:t>SD_2.6 Rifiuto Utente</w:t>
      </w:r>
    </w:p>
    <w:p w14:paraId="41FAD59B" w14:textId="77777777" w:rsidR="00453C8C" w:rsidRDefault="006B10E1">
      <w:pPr>
        <w:rPr>
          <w:b/>
          <w:sz w:val="36"/>
          <w:szCs w:val="36"/>
        </w:rPr>
      </w:pPr>
      <w:r>
        <w:rPr>
          <w:noProof/>
        </w:rPr>
        <w:drawing>
          <wp:inline distT="114300" distB="114300" distL="114300" distR="114300" wp14:anchorId="140749C4" wp14:editId="76A5AA55">
            <wp:extent cx="5750250" cy="4267200"/>
            <wp:effectExtent l="0" t="0" r="0" b="0"/>
            <wp:docPr id="5" name="image10.png" descr="SD_2.7 Rifiuto Utente.PNG"/>
            <wp:cNvGraphicFramePr/>
            <a:graphic xmlns:a="http://schemas.openxmlformats.org/drawingml/2006/main">
              <a:graphicData uri="http://schemas.openxmlformats.org/drawingml/2006/picture">
                <pic:pic xmlns:pic="http://schemas.openxmlformats.org/drawingml/2006/picture">
                  <pic:nvPicPr>
                    <pic:cNvPr id="0" name="image10.png" descr="SD_2.7 Rifiuto Utente.PNG"/>
                    <pic:cNvPicPr preferRelativeResize="0"/>
                  </pic:nvPicPr>
                  <pic:blipFill>
                    <a:blip r:embed="rId27"/>
                    <a:srcRect/>
                    <a:stretch>
                      <a:fillRect/>
                    </a:stretch>
                  </pic:blipFill>
                  <pic:spPr>
                    <a:xfrm>
                      <a:off x="0" y="0"/>
                      <a:ext cx="5750250" cy="4267200"/>
                    </a:xfrm>
                    <a:prstGeom prst="rect">
                      <a:avLst/>
                    </a:prstGeom>
                    <a:ln/>
                  </pic:spPr>
                </pic:pic>
              </a:graphicData>
            </a:graphic>
          </wp:inline>
        </w:drawing>
      </w:r>
    </w:p>
    <w:p w14:paraId="4EE177D8" w14:textId="77777777" w:rsidR="00453C8C" w:rsidRDefault="00453C8C">
      <w:pPr>
        <w:rPr>
          <w:b/>
          <w:sz w:val="36"/>
          <w:szCs w:val="36"/>
        </w:rPr>
      </w:pPr>
    </w:p>
    <w:p w14:paraId="3ABF7FD2" w14:textId="77777777" w:rsidR="00453C8C" w:rsidRDefault="006B10E1">
      <w:pPr>
        <w:rPr>
          <w:b/>
          <w:sz w:val="44"/>
          <w:szCs w:val="44"/>
        </w:rPr>
      </w:pPr>
      <w:r>
        <w:rPr>
          <w:b/>
          <w:sz w:val="44"/>
          <w:szCs w:val="44"/>
        </w:rPr>
        <w:t>SD_3 - Gestione Accesso alla guida</w:t>
      </w:r>
    </w:p>
    <w:p w14:paraId="5F9779C6" w14:textId="77777777" w:rsidR="00453C8C" w:rsidRDefault="006B10E1">
      <w:pPr>
        <w:rPr>
          <w:b/>
          <w:sz w:val="40"/>
          <w:szCs w:val="40"/>
        </w:rPr>
      </w:pPr>
      <w:r>
        <w:rPr>
          <w:b/>
          <w:sz w:val="36"/>
          <w:szCs w:val="36"/>
        </w:rPr>
        <w:tab/>
      </w:r>
      <w:r>
        <w:rPr>
          <w:b/>
          <w:sz w:val="40"/>
          <w:szCs w:val="40"/>
        </w:rPr>
        <w:t>SD_3.1 - Visualizza Guida gioco</w:t>
      </w:r>
    </w:p>
    <w:p w14:paraId="51277CA4" w14:textId="77777777" w:rsidR="00453C8C" w:rsidRDefault="00453C8C">
      <w:pPr>
        <w:rPr>
          <w:b/>
          <w:sz w:val="36"/>
          <w:szCs w:val="36"/>
        </w:rPr>
      </w:pPr>
    </w:p>
    <w:p w14:paraId="72E58601" w14:textId="77777777" w:rsidR="00453C8C" w:rsidRDefault="006B10E1">
      <w:pPr>
        <w:rPr>
          <w:b/>
          <w:sz w:val="36"/>
          <w:szCs w:val="36"/>
        </w:rPr>
      </w:pPr>
      <w:r>
        <w:rPr>
          <w:noProof/>
        </w:rPr>
        <w:drawing>
          <wp:inline distT="114300" distB="114300" distL="114300" distR="114300" wp14:anchorId="4C847FAE" wp14:editId="12231958">
            <wp:extent cx="5750250" cy="2311400"/>
            <wp:effectExtent l="0" t="0" r="0" b="0"/>
            <wp:docPr id="9" name="image18.png" descr="SD_3.1 Visualizza guida gioco.PNG"/>
            <wp:cNvGraphicFramePr/>
            <a:graphic xmlns:a="http://schemas.openxmlformats.org/drawingml/2006/main">
              <a:graphicData uri="http://schemas.openxmlformats.org/drawingml/2006/picture">
                <pic:pic xmlns:pic="http://schemas.openxmlformats.org/drawingml/2006/picture">
                  <pic:nvPicPr>
                    <pic:cNvPr id="0" name="image18.png" descr="SD_3.1 Visualizza guida gioco.PNG"/>
                    <pic:cNvPicPr preferRelativeResize="0"/>
                  </pic:nvPicPr>
                  <pic:blipFill>
                    <a:blip r:embed="rId28"/>
                    <a:srcRect/>
                    <a:stretch>
                      <a:fillRect/>
                    </a:stretch>
                  </pic:blipFill>
                  <pic:spPr>
                    <a:xfrm>
                      <a:off x="0" y="0"/>
                      <a:ext cx="5750250" cy="2311400"/>
                    </a:xfrm>
                    <a:prstGeom prst="rect">
                      <a:avLst/>
                    </a:prstGeom>
                    <a:ln/>
                  </pic:spPr>
                </pic:pic>
              </a:graphicData>
            </a:graphic>
          </wp:inline>
        </w:drawing>
      </w:r>
      <w:commentRangeStart w:id="11"/>
      <w:commentRangeEnd w:id="11"/>
      <w:r>
        <w:commentReference w:id="11"/>
      </w:r>
    </w:p>
    <w:p w14:paraId="6A52B9D0" w14:textId="77777777" w:rsidR="00453C8C" w:rsidRDefault="00453C8C">
      <w:pPr>
        <w:rPr>
          <w:b/>
          <w:sz w:val="36"/>
          <w:szCs w:val="36"/>
        </w:rPr>
      </w:pPr>
    </w:p>
    <w:p w14:paraId="02AF5EAC" w14:textId="77777777" w:rsidR="00453C8C" w:rsidRDefault="006B10E1">
      <w:pPr>
        <w:rPr>
          <w:b/>
          <w:sz w:val="36"/>
          <w:szCs w:val="36"/>
        </w:rPr>
      </w:pPr>
      <w:r>
        <w:rPr>
          <w:b/>
          <w:sz w:val="36"/>
          <w:szCs w:val="36"/>
        </w:rPr>
        <w:tab/>
        <w:t>SD_3.2 visualizza Giuda Applicazione</w:t>
      </w:r>
    </w:p>
    <w:p w14:paraId="1CCF9480" w14:textId="77777777" w:rsidR="00453C8C" w:rsidRDefault="006B10E1">
      <w:pPr>
        <w:rPr>
          <w:b/>
          <w:sz w:val="36"/>
          <w:szCs w:val="36"/>
        </w:rPr>
      </w:pPr>
      <w:r>
        <w:rPr>
          <w:noProof/>
        </w:rPr>
        <w:drawing>
          <wp:inline distT="114300" distB="114300" distL="114300" distR="114300" wp14:anchorId="6790045B" wp14:editId="1B040A87">
            <wp:extent cx="5715000" cy="215265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15000" cy="2152650"/>
                    </a:xfrm>
                    <a:prstGeom prst="rect">
                      <a:avLst/>
                    </a:prstGeom>
                    <a:ln/>
                  </pic:spPr>
                </pic:pic>
              </a:graphicData>
            </a:graphic>
          </wp:inline>
        </w:drawing>
      </w:r>
    </w:p>
    <w:p w14:paraId="6280A5D4" w14:textId="77777777" w:rsidR="00453C8C" w:rsidRDefault="006B10E1">
      <w:pPr>
        <w:rPr>
          <w:b/>
          <w:sz w:val="36"/>
          <w:szCs w:val="36"/>
        </w:rPr>
      </w:pPr>
      <w:r>
        <w:rPr>
          <w:b/>
          <w:sz w:val="36"/>
          <w:szCs w:val="36"/>
        </w:rPr>
        <w:t>SD 4 Gestione Giochi</w:t>
      </w:r>
    </w:p>
    <w:p w14:paraId="7C6690C0" w14:textId="77777777" w:rsidR="00453C8C" w:rsidRDefault="00453C8C">
      <w:pPr>
        <w:rPr>
          <w:b/>
          <w:sz w:val="36"/>
          <w:szCs w:val="36"/>
        </w:rPr>
      </w:pPr>
    </w:p>
    <w:p w14:paraId="05CC14AF" w14:textId="77777777" w:rsidR="00453C8C" w:rsidRDefault="006B10E1">
      <w:pPr>
        <w:rPr>
          <w:b/>
          <w:sz w:val="36"/>
          <w:szCs w:val="36"/>
        </w:rPr>
      </w:pPr>
      <w:r>
        <w:rPr>
          <w:noProof/>
        </w:rPr>
        <w:lastRenderedPageBreak/>
        <w:drawing>
          <wp:inline distT="114300" distB="114300" distL="114300" distR="114300" wp14:anchorId="05148D00" wp14:editId="0071F612">
            <wp:extent cx="6026475" cy="27051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6026475" cy="2705100"/>
                    </a:xfrm>
                    <a:prstGeom prst="rect">
                      <a:avLst/>
                    </a:prstGeom>
                    <a:ln/>
                  </pic:spPr>
                </pic:pic>
              </a:graphicData>
            </a:graphic>
          </wp:inline>
        </w:drawing>
      </w:r>
    </w:p>
    <w:p w14:paraId="014225AA" w14:textId="77777777" w:rsidR="00453C8C" w:rsidRDefault="006B10E1">
      <w:pPr>
        <w:rPr>
          <w:b/>
          <w:sz w:val="36"/>
          <w:szCs w:val="36"/>
        </w:rPr>
      </w:pPr>
      <w:r>
        <w:rPr>
          <w:b/>
          <w:sz w:val="36"/>
          <w:szCs w:val="36"/>
        </w:rPr>
        <w:t>SD 5 Gestione Record</w:t>
      </w:r>
    </w:p>
    <w:p w14:paraId="61ABA50D" w14:textId="77777777" w:rsidR="00453C8C" w:rsidRDefault="006B10E1">
      <w:pPr>
        <w:rPr>
          <w:b/>
          <w:sz w:val="36"/>
          <w:szCs w:val="36"/>
        </w:rPr>
      </w:pPr>
      <w:r>
        <w:rPr>
          <w:noProof/>
        </w:rPr>
        <w:drawing>
          <wp:inline distT="114300" distB="114300" distL="114300" distR="114300" wp14:anchorId="2EF9C571" wp14:editId="3F183CAB">
            <wp:extent cx="5750250" cy="240030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5750250" cy="2400300"/>
                    </a:xfrm>
                    <a:prstGeom prst="rect">
                      <a:avLst/>
                    </a:prstGeom>
                    <a:ln/>
                  </pic:spPr>
                </pic:pic>
              </a:graphicData>
            </a:graphic>
          </wp:inline>
        </w:drawing>
      </w:r>
    </w:p>
    <w:p w14:paraId="10E7C9B4" w14:textId="77777777" w:rsidR="00453C8C" w:rsidRDefault="006B10E1">
      <w:pPr>
        <w:keepNext/>
        <w:numPr>
          <w:ilvl w:val="2"/>
          <w:numId w:val="10"/>
        </w:numPr>
        <w:spacing w:after="160" w:line="252" w:lineRule="auto"/>
        <w:ind w:left="420" w:firstLine="1410"/>
        <w:contextualSpacing/>
        <w:rPr>
          <w:sz w:val="36"/>
          <w:szCs w:val="36"/>
        </w:rPr>
      </w:pPr>
      <w:r>
        <w:rPr>
          <w:b/>
          <w:sz w:val="36"/>
          <w:szCs w:val="36"/>
        </w:rPr>
        <w:lastRenderedPageBreak/>
        <w:t>StatChartDiagram</w:t>
      </w:r>
    </w:p>
    <w:p w14:paraId="2731C580" w14:textId="77777777" w:rsidR="00453C8C" w:rsidRDefault="006B10E1">
      <w:pPr>
        <w:keepNext/>
        <w:numPr>
          <w:ilvl w:val="2"/>
          <w:numId w:val="10"/>
        </w:numPr>
        <w:spacing w:after="160" w:line="252" w:lineRule="auto"/>
        <w:ind w:left="135" w:firstLine="1800"/>
        <w:contextualSpacing/>
        <w:rPr>
          <w:sz w:val="36"/>
          <w:szCs w:val="36"/>
        </w:rPr>
      </w:pPr>
      <w:r>
        <w:rPr>
          <w:b/>
          <w:sz w:val="36"/>
          <w:szCs w:val="36"/>
        </w:rPr>
        <w:t>Activity Diagram</w:t>
      </w:r>
    </w:p>
    <w:p w14:paraId="3B728170" w14:textId="77777777" w:rsidR="00453C8C" w:rsidRDefault="006B10E1">
      <w:pPr>
        <w:keepNext/>
        <w:numPr>
          <w:ilvl w:val="3"/>
          <w:numId w:val="10"/>
        </w:numPr>
        <w:spacing w:after="160" w:line="252" w:lineRule="auto"/>
        <w:ind w:left="1125" w:firstLine="2520"/>
        <w:contextualSpacing/>
        <w:rPr>
          <w:b/>
          <w:sz w:val="36"/>
          <w:szCs w:val="36"/>
        </w:rPr>
      </w:pPr>
      <w:r>
        <w:rPr>
          <w:b/>
          <w:sz w:val="36"/>
          <w:szCs w:val="36"/>
        </w:rPr>
        <w:t>i casi d’uso con estenzione</w:t>
      </w:r>
    </w:p>
    <w:p w14:paraId="32DC7989" w14:textId="77777777" w:rsidR="00453C8C" w:rsidRDefault="006B10E1">
      <w:pPr>
        <w:keepNext/>
        <w:numPr>
          <w:ilvl w:val="2"/>
          <w:numId w:val="10"/>
        </w:numPr>
        <w:spacing w:after="160" w:line="252" w:lineRule="auto"/>
        <w:ind w:left="135" w:firstLine="1800"/>
        <w:contextualSpacing/>
        <w:rPr>
          <w:b/>
          <w:sz w:val="36"/>
          <w:szCs w:val="36"/>
        </w:rPr>
      </w:pPr>
      <w:r>
        <w:rPr>
          <w:b/>
          <w:sz w:val="36"/>
          <w:szCs w:val="36"/>
        </w:rPr>
        <w:t>Path Navigazionali</w:t>
      </w:r>
    </w:p>
    <w:p w14:paraId="4F2F3A0F" w14:textId="77777777" w:rsidR="00453C8C" w:rsidRDefault="006B10E1">
      <w:pPr>
        <w:keepNext/>
        <w:numPr>
          <w:ilvl w:val="3"/>
          <w:numId w:val="10"/>
        </w:numPr>
        <w:spacing w:after="160" w:line="252" w:lineRule="auto"/>
        <w:ind w:left="990" w:firstLine="2520"/>
        <w:contextualSpacing/>
        <w:rPr>
          <w:b/>
          <w:sz w:val="36"/>
          <w:szCs w:val="36"/>
        </w:rPr>
      </w:pPr>
      <w:r>
        <w:rPr>
          <w:b/>
          <w:sz w:val="36"/>
          <w:szCs w:val="36"/>
        </w:rPr>
        <w:t>PN_1 Gestione Autenticazione</w:t>
      </w:r>
    </w:p>
    <w:p w14:paraId="61D3419D" w14:textId="77777777" w:rsidR="00453C8C" w:rsidRDefault="006B10E1">
      <w:pPr>
        <w:jc w:val="center"/>
        <w:rPr>
          <w:b/>
          <w:sz w:val="36"/>
          <w:szCs w:val="36"/>
        </w:rPr>
      </w:pPr>
      <w:r>
        <w:rPr>
          <w:noProof/>
        </w:rPr>
        <w:drawing>
          <wp:inline distT="114300" distB="114300" distL="114300" distR="114300" wp14:anchorId="1FDC4F71" wp14:editId="61E05FA4">
            <wp:extent cx="1800225" cy="2362200"/>
            <wp:effectExtent l="0" t="0" r="0" b="0"/>
            <wp:docPr id="26" name="image56.png" descr="login.PNG"/>
            <wp:cNvGraphicFramePr/>
            <a:graphic xmlns:a="http://schemas.openxmlformats.org/drawingml/2006/main">
              <a:graphicData uri="http://schemas.openxmlformats.org/drawingml/2006/picture">
                <pic:pic xmlns:pic="http://schemas.openxmlformats.org/drawingml/2006/picture">
                  <pic:nvPicPr>
                    <pic:cNvPr id="0" name="image56.png" descr="login.PNG"/>
                    <pic:cNvPicPr preferRelativeResize="0"/>
                  </pic:nvPicPr>
                  <pic:blipFill>
                    <a:blip r:embed="rId34"/>
                    <a:srcRect/>
                    <a:stretch>
                      <a:fillRect/>
                    </a:stretch>
                  </pic:blipFill>
                  <pic:spPr>
                    <a:xfrm>
                      <a:off x="0" y="0"/>
                      <a:ext cx="1800225" cy="2362200"/>
                    </a:xfrm>
                    <a:prstGeom prst="rect">
                      <a:avLst/>
                    </a:prstGeom>
                    <a:ln/>
                  </pic:spPr>
                </pic:pic>
              </a:graphicData>
            </a:graphic>
          </wp:inline>
        </w:drawing>
      </w:r>
    </w:p>
    <w:p w14:paraId="00892105" w14:textId="77777777" w:rsidR="00453C8C" w:rsidRDefault="006B10E1">
      <w:pPr>
        <w:keepNext/>
        <w:numPr>
          <w:ilvl w:val="4"/>
          <w:numId w:val="10"/>
        </w:numPr>
        <w:spacing w:after="160" w:line="252" w:lineRule="auto"/>
        <w:ind w:left="1275" w:firstLine="2550"/>
        <w:contextualSpacing/>
        <w:rPr>
          <w:sz w:val="36"/>
          <w:szCs w:val="36"/>
        </w:rPr>
      </w:pPr>
      <w:r>
        <w:rPr>
          <w:b/>
          <w:sz w:val="36"/>
          <w:szCs w:val="36"/>
        </w:rPr>
        <w:t>Logout</w:t>
      </w:r>
    </w:p>
    <w:p w14:paraId="27C46F65" w14:textId="77777777" w:rsidR="00453C8C" w:rsidRDefault="006B10E1">
      <w:pPr>
        <w:jc w:val="center"/>
        <w:rPr>
          <w:b/>
          <w:sz w:val="36"/>
          <w:szCs w:val="36"/>
        </w:rPr>
      </w:pPr>
      <w:r>
        <w:rPr>
          <w:noProof/>
        </w:rPr>
        <w:drawing>
          <wp:inline distT="114300" distB="114300" distL="114300" distR="114300" wp14:anchorId="77C1FC41" wp14:editId="67F7361B">
            <wp:extent cx="3467100" cy="3667125"/>
            <wp:effectExtent l="0" t="0" r="0" b="0"/>
            <wp:docPr id="10" name="image21.png" descr="logout.PNG"/>
            <wp:cNvGraphicFramePr/>
            <a:graphic xmlns:a="http://schemas.openxmlformats.org/drawingml/2006/main">
              <a:graphicData uri="http://schemas.openxmlformats.org/drawingml/2006/picture">
                <pic:pic xmlns:pic="http://schemas.openxmlformats.org/drawingml/2006/picture">
                  <pic:nvPicPr>
                    <pic:cNvPr id="0" name="image21.png" descr="logout.PNG"/>
                    <pic:cNvPicPr preferRelativeResize="0"/>
                  </pic:nvPicPr>
                  <pic:blipFill>
                    <a:blip r:embed="rId35"/>
                    <a:srcRect/>
                    <a:stretch>
                      <a:fillRect/>
                    </a:stretch>
                  </pic:blipFill>
                  <pic:spPr>
                    <a:xfrm>
                      <a:off x="0" y="0"/>
                      <a:ext cx="3467100" cy="3667125"/>
                    </a:xfrm>
                    <a:prstGeom prst="rect">
                      <a:avLst/>
                    </a:prstGeom>
                    <a:ln/>
                  </pic:spPr>
                </pic:pic>
              </a:graphicData>
            </a:graphic>
          </wp:inline>
        </w:drawing>
      </w:r>
    </w:p>
    <w:p w14:paraId="35F24079" w14:textId="77777777" w:rsidR="00453C8C" w:rsidRDefault="00453C8C">
      <w:pPr>
        <w:rPr>
          <w:b/>
          <w:sz w:val="36"/>
          <w:szCs w:val="36"/>
        </w:rPr>
      </w:pPr>
    </w:p>
    <w:p w14:paraId="29A02B93" w14:textId="77777777" w:rsidR="00453C8C" w:rsidRDefault="00453C8C">
      <w:pPr>
        <w:rPr>
          <w:b/>
          <w:sz w:val="36"/>
          <w:szCs w:val="36"/>
        </w:rPr>
      </w:pPr>
    </w:p>
    <w:p w14:paraId="00B47ED2" w14:textId="77777777" w:rsidR="00453C8C" w:rsidRDefault="006B10E1">
      <w:pPr>
        <w:keepNext/>
        <w:numPr>
          <w:ilvl w:val="3"/>
          <w:numId w:val="10"/>
        </w:numPr>
        <w:spacing w:after="160" w:line="252" w:lineRule="auto"/>
        <w:ind w:left="990" w:firstLine="2520"/>
        <w:contextualSpacing/>
        <w:rPr>
          <w:sz w:val="36"/>
          <w:szCs w:val="36"/>
        </w:rPr>
      </w:pPr>
      <w:r>
        <w:rPr>
          <w:b/>
          <w:sz w:val="36"/>
          <w:szCs w:val="36"/>
        </w:rPr>
        <w:lastRenderedPageBreak/>
        <w:t>PN_2 Gestione Utenti</w:t>
      </w:r>
    </w:p>
    <w:p w14:paraId="2771FEA7" w14:textId="77777777" w:rsidR="00453C8C" w:rsidRDefault="00453C8C">
      <w:pPr>
        <w:rPr>
          <w:b/>
          <w:sz w:val="36"/>
          <w:szCs w:val="36"/>
        </w:rPr>
      </w:pPr>
    </w:p>
    <w:p w14:paraId="5B4327A1" w14:textId="77777777" w:rsidR="00453C8C" w:rsidRDefault="006B10E1">
      <w:pPr>
        <w:rPr>
          <w:b/>
          <w:sz w:val="36"/>
          <w:szCs w:val="36"/>
        </w:rPr>
      </w:pPr>
      <w:r>
        <w:rPr>
          <w:noProof/>
        </w:rPr>
        <w:drawing>
          <wp:inline distT="114300" distB="114300" distL="114300" distR="114300" wp14:anchorId="11E3AA9D" wp14:editId="661505BA">
            <wp:extent cx="6026475" cy="4025900"/>
            <wp:effectExtent l="0" t="0" r="0" b="0"/>
            <wp:docPr id="11" name="image22.png" descr="PN_ gestione utenti.PNG"/>
            <wp:cNvGraphicFramePr/>
            <a:graphic xmlns:a="http://schemas.openxmlformats.org/drawingml/2006/main">
              <a:graphicData uri="http://schemas.openxmlformats.org/drawingml/2006/picture">
                <pic:pic xmlns:pic="http://schemas.openxmlformats.org/drawingml/2006/picture">
                  <pic:nvPicPr>
                    <pic:cNvPr id="0" name="image22.png" descr="PN_ gestione utenti.PNG"/>
                    <pic:cNvPicPr preferRelativeResize="0"/>
                  </pic:nvPicPr>
                  <pic:blipFill>
                    <a:blip r:embed="rId36"/>
                    <a:srcRect/>
                    <a:stretch>
                      <a:fillRect/>
                    </a:stretch>
                  </pic:blipFill>
                  <pic:spPr>
                    <a:xfrm>
                      <a:off x="0" y="0"/>
                      <a:ext cx="6026475" cy="4025900"/>
                    </a:xfrm>
                    <a:prstGeom prst="rect">
                      <a:avLst/>
                    </a:prstGeom>
                    <a:ln/>
                  </pic:spPr>
                </pic:pic>
              </a:graphicData>
            </a:graphic>
          </wp:inline>
        </w:drawing>
      </w:r>
    </w:p>
    <w:p w14:paraId="3A544476" w14:textId="77777777" w:rsidR="00453C8C" w:rsidRDefault="006B10E1">
      <w:pPr>
        <w:rPr>
          <w:b/>
          <w:sz w:val="36"/>
          <w:szCs w:val="36"/>
        </w:rPr>
      </w:pPr>
      <w:r>
        <w:rPr>
          <w:b/>
          <w:sz w:val="36"/>
          <w:szCs w:val="36"/>
        </w:rPr>
        <w:t>Utente:</w:t>
      </w:r>
    </w:p>
    <w:p w14:paraId="4DD3337D" w14:textId="77777777" w:rsidR="00453C8C" w:rsidRDefault="006B10E1">
      <w:pPr>
        <w:rPr>
          <w:b/>
          <w:sz w:val="36"/>
          <w:szCs w:val="36"/>
        </w:rPr>
      </w:pPr>
      <w:r>
        <w:rPr>
          <w:noProof/>
        </w:rPr>
        <w:drawing>
          <wp:inline distT="114300" distB="114300" distL="114300" distR="114300" wp14:anchorId="4F898F5B" wp14:editId="6B4D6747">
            <wp:extent cx="5343525" cy="3543300"/>
            <wp:effectExtent l="0" t="0" r="0" b="0"/>
            <wp:docPr id="21" name="image45.png" descr="visualizza info.PNG"/>
            <wp:cNvGraphicFramePr/>
            <a:graphic xmlns:a="http://schemas.openxmlformats.org/drawingml/2006/main">
              <a:graphicData uri="http://schemas.openxmlformats.org/drawingml/2006/picture">
                <pic:pic xmlns:pic="http://schemas.openxmlformats.org/drawingml/2006/picture">
                  <pic:nvPicPr>
                    <pic:cNvPr id="0" name="image45.png" descr="visualizza info.PNG"/>
                    <pic:cNvPicPr preferRelativeResize="0"/>
                  </pic:nvPicPr>
                  <pic:blipFill>
                    <a:blip r:embed="rId37"/>
                    <a:srcRect/>
                    <a:stretch>
                      <a:fillRect/>
                    </a:stretch>
                  </pic:blipFill>
                  <pic:spPr>
                    <a:xfrm>
                      <a:off x="0" y="0"/>
                      <a:ext cx="5343525" cy="3543300"/>
                    </a:xfrm>
                    <a:prstGeom prst="rect">
                      <a:avLst/>
                    </a:prstGeom>
                    <a:ln/>
                  </pic:spPr>
                </pic:pic>
              </a:graphicData>
            </a:graphic>
          </wp:inline>
        </w:drawing>
      </w:r>
    </w:p>
    <w:p w14:paraId="3A6B2D55" w14:textId="77777777" w:rsidR="00453C8C" w:rsidRDefault="006B10E1">
      <w:pPr>
        <w:rPr>
          <w:b/>
          <w:sz w:val="36"/>
          <w:szCs w:val="36"/>
        </w:rPr>
      </w:pPr>
      <w:r>
        <w:rPr>
          <w:b/>
          <w:sz w:val="36"/>
          <w:szCs w:val="36"/>
        </w:rPr>
        <w:lastRenderedPageBreak/>
        <w:t>Insegnante:</w:t>
      </w:r>
    </w:p>
    <w:p w14:paraId="3CB6F770" w14:textId="77777777" w:rsidR="00453C8C" w:rsidRDefault="00453C8C">
      <w:pPr>
        <w:rPr>
          <w:b/>
          <w:sz w:val="36"/>
          <w:szCs w:val="36"/>
        </w:rPr>
      </w:pPr>
    </w:p>
    <w:p w14:paraId="523F4A32" w14:textId="77777777" w:rsidR="00453C8C" w:rsidRDefault="006B10E1">
      <w:pPr>
        <w:rPr>
          <w:b/>
          <w:sz w:val="36"/>
          <w:szCs w:val="36"/>
        </w:rPr>
      </w:pPr>
      <w:r>
        <w:rPr>
          <w:noProof/>
        </w:rPr>
        <w:drawing>
          <wp:inline distT="114300" distB="114300" distL="114300" distR="114300" wp14:anchorId="13800B1A" wp14:editId="3236A51C">
            <wp:extent cx="4829175" cy="3914775"/>
            <wp:effectExtent l="0" t="0" r="0" b="0"/>
            <wp:docPr id="27" name="image57.png" descr="visualizza info insegnante.PNG"/>
            <wp:cNvGraphicFramePr/>
            <a:graphic xmlns:a="http://schemas.openxmlformats.org/drawingml/2006/main">
              <a:graphicData uri="http://schemas.openxmlformats.org/drawingml/2006/picture">
                <pic:pic xmlns:pic="http://schemas.openxmlformats.org/drawingml/2006/picture">
                  <pic:nvPicPr>
                    <pic:cNvPr id="0" name="image57.png" descr="visualizza info insegnante.PNG"/>
                    <pic:cNvPicPr preferRelativeResize="0"/>
                  </pic:nvPicPr>
                  <pic:blipFill>
                    <a:blip r:embed="rId38"/>
                    <a:srcRect/>
                    <a:stretch>
                      <a:fillRect/>
                    </a:stretch>
                  </pic:blipFill>
                  <pic:spPr>
                    <a:xfrm>
                      <a:off x="0" y="0"/>
                      <a:ext cx="4829175" cy="3914775"/>
                    </a:xfrm>
                    <a:prstGeom prst="rect">
                      <a:avLst/>
                    </a:prstGeom>
                    <a:ln/>
                  </pic:spPr>
                </pic:pic>
              </a:graphicData>
            </a:graphic>
          </wp:inline>
        </w:drawing>
      </w:r>
    </w:p>
    <w:p w14:paraId="610E3714" w14:textId="77777777" w:rsidR="00453C8C" w:rsidRDefault="00453C8C">
      <w:pPr>
        <w:rPr>
          <w:b/>
          <w:sz w:val="36"/>
          <w:szCs w:val="36"/>
        </w:rPr>
      </w:pPr>
    </w:p>
    <w:p w14:paraId="7963EF13" w14:textId="77777777" w:rsidR="00453C8C" w:rsidRDefault="006B10E1">
      <w:pPr>
        <w:keepNext/>
        <w:numPr>
          <w:ilvl w:val="3"/>
          <w:numId w:val="10"/>
        </w:numPr>
        <w:spacing w:after="160" w:line="252" w:lineRule="auto"/>
        <w:ind w:left="990" w:firstLine="2520"/>
        <w:contextualSpacing/>
        <w:rPr>
          <w:sz w:val="36"/>
          <w:szCs w:val="36"/>
        </w:rPr>
      </w:pPr>
      <w:r>
        <w:rPr>
          <w:b/>
          <w:sz w:val="36"/>
          <w:szCs w:val="36"/>
        </w:rPr>
        <w:lastRenderedPageBreak/>
        <w:t>PN_3 Gestione Guida</w:t>
      </w:r>
    </w:p>
    <w:p w14:paraId="09D7B2ED" w14:textId="77777777" w:rsidR="00453C8C" w:rsidRDefault="006B10E1">
      <w:pPr>
        <w:rPr>
          <w:b/>
          <w:sz w:val="36"/>
          <w:szCs w:val="36"/>
        </w:rPr>
      </w:pPr>
      <w:r>
        <w:rPr>
          <w:noProof/>
        </w:rPr>
        <w:drawing>
          <wp:inline distT="114300" distB="114300" distL="114300" distR="114300" wp14:anchorId="7568F3A4" wp14:editId="5657DDED">
            <wp:extent cx="4848225" cy="3829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9"/>
                    <a:srcRect/>
                    <a:stretch>
                      <a:fillRect/>
                    </a:stretch>
                  </pic:blipFill>
                  <pic:spPr>
                    <a:xfrm>
                      <a:off x="0" y="0"/>
                      <a:ext cx="4848225" cy="3829050"/>
                    </a:xfrm>
                    <a:prstGeom prst="rect">
                      <a:avLst/>
                    </a:prstGeom>
                    <a:ln/>
                  </pic:spPr>
                </pic:pic>
              </a:graphicData>
            </a:graphic>
          </wp:inline>
        </w:drawing>
      </w:r>
    </w:p>
    <w:p w14:paraId="32F7EDDD" w14:textId="77777777" w:rsidR="00453C8C" w:rsidRDefault="006B10E1">
      <w:pPr>
        <w:keepNext/>
        <w:numPr>
          <w:ilvl w:val="3"/>
          <w:numId w:val="10"/>
        </w:numPr>
        <w:spacing w:after="160" w:line="252" w:lineRule="auto"/>
        <w:ind w:left="0" w:firstLine="2520"/>
        <w:contextualSpacing/>
        <w:rPr>
          <w:sz w:val="36"/>
          <w:szCs w:val="36"/>
        </w:rPr>
      </w:pPr>
      <w:r>
        <w:rPr>
          <w:b/>
          <w:sz w:val="36"/>
          <w:szCs w:val="36"/>
        </w:rPr>
        <w:t>PN_4 Gestione Giochi</w:t>
      </w:r>
    </w:p>
    <w:p w14:paraId="6C6D00DD" w14:textId="77777777" w:rsidR="00453C8C" w:rsidRDefault="006B10E1">
      <w:pPr>
        <w:rPr>
          <w:b/>
          <w:sz w:val="36"/>
          <w:szCs w:val="36"/>
        </w:rPr>
      </w:pPr>
      <w:r>
        <w:rPr>
          <w:noProof/>
        </w:rPr>
        <w:drawing>
          <wp:inline distT="114300" distB="114300" distL="114300" distR="114300" wp14:anchorId="03E9B6FA" wp14:editId="381D3B2F">
            <wp:extent cx="4324350" cy="37338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4324350" cy="3733800"/>
                    </a:xfrm>
                    <a:prstGeom prst="rect">
                      <a:avLst/>
                    </a:prstGeom>
                    <a:ln/>
                  </pic:spPr>
                </pic:pic>
              </a:graphicData>
            </a:graphic>
          </wp:inline>
        </w:drawing>
      </w:r>
    </w:p>
    <w:p w14:paraId="2CC7065D" w14:textId="77777777" w:rsidR="00453C8C" w:rsidRDefault="006B10E1">
      <w:pPr>
        <w:keepNext/>
        <w:numPr>
          <w:ilvl w:val="2"/>
          <w:numId w:val="10"/>
        </w:numPr>
        <w:spacing w:after="160" w:line="252" w:lineRule="auto"/>
        <w:ind w:firstLine="105"/>
        <w:contextualSpacing/>
        <w:rPr>
          <w:sz w:val="36"/>
          <w:szCs w:val="36"/>
        </w:rPr>
      </w:pPr>
      <w:r>
        <w:rPr>
          <w:b/>
          <w:sz w:val="36"/>
          <w:szCs w:val="36"/>
        </w:rPr>
        <w:t>MokUps</w:t>
      </w:r>
      <w:bookmarkStart w:id="12" w:name="_GoBack"/>
      <w:bookmarkEnd w:id="12"/>
    </w:p>
    <w:sectPr w:rsidR="00453C8C">
      <w:footerReference w:type="default" r:id="rId41"/>
      <w:headerReference w:type="first" r:id="rId42"/>
      <w:footerReference w:type="first" r:id="rId43"/>
      <w:pgSz w:w="11909" w:h="16834"/>
      <w:pgMar w:top="1440" w:right="1275" w:bottom="1440" w:left="1140" w:header="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Ida Iannone" w:date="2016-11-22T01:05:00Z" w:initials="">
    <w:p w14:paraId="47CD041B" w14:textId="77777777" w:rsidR="00FE0B80" w:rsidRDefault="00FE0B80">
      <w:pPr>
        <w:widowControl w:val="0"/>
        <w:spacing w:line="240" w:lineRule="auto"/>
      </w:pPr>
      <w:r>
        <w:t>NB cambiare l'immagine xk si vede la selezione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CD0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08760" w14:textId="77777777" w:rsidR="00BD1CFD" w:rsidRDefault="00BD1CFD">
      <w:pPr>
        <w:spacing w:line="240" w:lineRule="auto"/>
      </w:pPr>
      <w:r>
        <w:separator/>
      </w:r>
    </w:p>
  </w:endnote>
  <w:endnote w:type="continuationSeparator" w:id="0">
    <w:p w14:paraId="623EB96E" w14:textId="77777777" w:rsidR="00BD1CFD" w:rsidRDefault="00BD1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5535F" w14:textId="77777777" w:rsidR="00FE0B80" w:rsidRDefault="00FE0B80">
    <w:pPr>
      <w:jc w:val="right"/>
    </w:pPr>
    <w:r>
      <w:fldChar w:fldCharType="begin"/>
    </w:r>
    <w:r>
      <w:instrText>PAGE</w:instrText>
    </w:r>
    <w:r>
      <w:fldChar w:fldCharType="separate"/>
    </w:r>
    <w:r w:rsidR="00B528B9">
      <w:rPr>
        <w:noProof/>
      </w:rPr>
      <w:t>56</w:t>
    </w:r>
    <w:r>
      <w:fldChar w:fldCharType="end"/>
    </w:r>
  </w:p>
  <w:p w14:paraId="310C6C8F" w14:textId="77777777" w:rsidR="00FE0B80" w:rsidRDefault="00FE0B80">
    <w:pPr>
      <w:jc w:val="right"/>
    </w:pPr>
  </w:p>
  <w:p w14:paraId="44AD65F8" w14:textId="77777777" w:rsidR="00FE0B80" w:rsidRDefault="00FE0B80">
    <w:pPr>
      <w:jc w:val="right"/>
    </w:pPr>
  </w:p>
  <w:p w14:paraId="4B2DA187" w14:textId="77777777" w:rsidR="00FE0B80" w:rsidRDefault="00FE0B80">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74A40" w14:textId="77777777" w:rsidR="00FE0B80" w:rsidRDefault="00FE0B80">
    <w:pPr>
      <w:jc w:val="right"/>
    </w:pPr>
    <w:r>
      <w:fldChar w:fldCharType="begin"/>
    </w:r>
    <w:r>
      <w:instrText>PAGE</w:instrText>
    </w:r>
    <w:r>
      <w:fldChar w:fldCharType="separate"/>
    </w:r>
    <w:r w:rsidR="00B528B9">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952CF7" w14:textId="77777777" w:rsidR="00BD1CFD" w:rsidRDefault="00BD1CFD">
      <w:pPr>
        <w:spacing w:line="240" w:lineRule="auto"/>
      </w:pPr>
      <w:r>
        <w:separator/>
      </w:r>
    </w:p>
  </w:footnote>
  <w:footnote w:type="continuationSeparator" w:id="0">
    <w:p w14:paraId="0B8CF485" w14:textId="77777777" w:rsidR="00BD1CFD" w:rsidRDefault="00BD1C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FEDD8" w14:textId="77777777" w:rsidR="00FE0B80" w:rsidRDefault="00FE0B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902C7"/>
    <w:multiLevelType w:val="multilevel"/>
    <w:tmpl w:val="55A87DB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15:restartNumberingAfterBreak="0">
    <w:nsid w:val="102E5B57"/>
    <w:multiLevelType w:val="multilevel"/>
    <w:tmpl w:val="A27CEC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15:restartNumberingAfterBreak="0">
    <w:nsid w:val="13887D7D"/>
    <w:multiLevelType w:val="multilevel"/>
    <w:tmpl w:val="0108F81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15DB2357"/>
    <w:multiLevelType w:val="multilevel"/>
    <w:tmpl w:val="CE029D2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15:restartNumberingAfterBreak="0">
    <w:nsid w:val="32D143BB"/>
    <w:multiLevelType w:val="multilevel"/>
    <w:tmpl w:val="2CCA9F1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3AF466BF"/>
    <w:multiLevelType w:val="multilevel"/>
    <w:tmpl w:val="D54070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3EF50DE7"/>
    <w:multiLevelType w:val="multilevel"/>
    <w:tmpl w:val="33F224E2"/>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7" w15:restartNumberingAfterBreak="0">
    <w:nsid w:val="5B102CA0"/>
    <w:multiLevelType w:val="multilevel"/>
    <w:tmpl w:val="6E9251C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15:restartNumberingAfterBreak="0">
    <w:nsid w:val="5C9518CC"/>
    <w:multiLevelType w:val="multilevel"/>
    <w:tmpl w:val="1C58D87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60AF75AB"/>
    <w:multiLevelType w:val="multilevel"/>
    <w:tmpl w:val="E19256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78146B5D"/>
    <w:multiLevelType w:val="multilevel"/>
    <w:tmpl w:val="3C40EBD0"/>
    <w:lvl w:ilvl="0">
      <w:start w:val="1"/>
      <w:numFmt w:val="decimal"/>
      <w:lvlText w:val="%1."/>
      <w:lvlJc w:val="right"/>
      <w:pPr>
        <w:ind w:left="720" w:firstLine="1080"/>
      </w:pPr>
      <w:rPr>
        <w:sz w:val="48"/>
        <w:szCs w:val="48"/>
        <w:u w:val="none"/>
      </w:rPr>
    </w:lvl>
    <w:lvl w:ilvl="1">
      <w:start w:val="1"/>
      <w:numFmt w:val="decimal"/>
      <w:lvlText w:val="%1.%2."/>
      <w:lvlJc w:val="right"/>
      <w:pPr>
        <w:ind w:left="1440" w:firstLine="2520"/>
      </w:pPr>
      <w:rPr>
        <w:b/>
        <w:sz w:val="44"/>
        <w:szCs w:val="44"/>
        <w:u w:val="none"/>
      </w:rPr>
    </w:lvl>
    <w:lvl w:ilvl="2">
      <w:start w:val="1"/>
      <w:numFmt w:val="decimal"/>
      <w:lvlText w:val="%1.%2.%3."/>
      <w:lvlJc w:val="right"/>
      <w:pPr>
        <w:ind w:left="2160" w:firstLine="3960"/>
      </w:pPr>
      <w:rPr>
        <w:b/>
        <w:sz w:val="44"/>
        <w:szCs w:val="44"/>
        <w:u w:val="none"/>
      </w:rPr>
    </w:lvl>
    <w:lvl w:ilvl="3">
      <w:start w:val="1"/>
      <w:numFmt w:val="decimal"/>
      <w:lvlText w:val="%1.%2.%3.%4."/>
      <w:lvlJc w:val="right"/>
      <w:pPr>
        <w:ind w:left="2880" w:firstLine="5400"/>
      </w:pPr>
      <w:rPr>
        <w:b/>
        <w:sz w:val="40"/>
        <w:szCs w:val="40"/>
        <w:u w:val="none"/>
      </w:rPr>
    </w:lvl>
    <w:lvl w:ilvl="4">
      <w:start w:val="1"/>
      <w:numFmt w:val="decimal"/>
      <w:lvlText w:val="%1.%2.%3.%4.%5."/>
      <w:lvlJc w:val="right"/>
      <w:pPr>
        <w:ind w:left="3600" w:firstLine="6840"/>
      </w:pPr>
      <w:rPr>
        <w:b/>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num w:numId="1">
    <w:abstractNumId w:val="3"/>
  </w:num>
  <w:num w:numId="2">
    <w:abstractNumId w:val="4"/>
  </w:num>
  <w:num w:numId="3">
    <w:abstractNumId w:val="7"/>
  </w:num>
  <w:num w:numId="4">
    <w:abstractNumId w:val="8"/>
  </w:num>
  <w:num w:numId="5">
    <w:abstractNumId w:val="6"/>
  </w:num>
  <w:num w:numId="6">
    <w:abstractNumId w:val="5"/>
  </w:num>
  <w:num w:numId="7">
    <w:abstractNumId w:val="1"/>
  </w:num>
  <w:num w:numId="8">
    <w:abstractNumId w:val="9"/>
  </w:num>
  <w:num w:numId="9">
    <w:abstractNumId w:val="0"/>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displayBackgroundShape/>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453C8C"/>
    <w:rsid w:val="0025384B"/>
    <w:rsid w:val="00453C8C"/>
    <w:rsid w:val="005A28CC"/>
    <w:rsid w:val="006B10E1"/>
    <w:rsid w:val="00B528B9"/>
    <w:rsid w:val="00BD1CFD"/>
    <w:rsid w:val="00CC2944"/>
    <w:rsid w:val="00FE0B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19566"/>
  <w15:docId w15:val="{6C03EAFA-B857-4851-8716-BA8E8B88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IT"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 w:type="table" w:customStyle="1" w:styleId="a6">
    <w:basedOn w:val="TableNormal"/>
    <w:pPr>
      <w:spacing w:line="240" w:lineRule="auto"/>
    </w:pPr>
    <w:tblPr>
      <w:tblStyleRowBandSize w:val="1"/>
      <w:tblStyleColBandSize w:val="1"/>
      <w:tblCellMar>
        <w:left w:w="115" w:type="dxa"/>
        <w:right w:w="115" w:type="dxa"/>
      </w:tblCellMar>
    </w:tblPr>
  </w:style>
  <w:style w:type="table" w:customStyle="1" w:styleId="a7">
    <w:basedOn w:val="TableNormal"/>
    <w:pPr>
      <w:spacing w:line="240" w:lineRule="auto"/>
    </w:pPr>
    <w:tblPr>
      <w:tblStyleRowBandSize w:val="1"/>
      <w:tblStyleColBandSize w:val="1"/>
      <w:tblCellMar>
        <w:left w:w="115" w:type="dxa"/>
        <w:right w:w="115" w:type="dxa"/>
      </w:tblCellMar>
    </w:tblPr>
  </w:style>
  <w:style w:type="table" w:customStyle="1" w:styleId="a8">
    <w:basedOn w:val="TableNormal"/>
    <w:pPr>
      <w:spacing w:line="240" w:lineRule="auto"/>
    </w:pPr>
    <w:tblPr>
      <w:tblStyleRowBandSize w:val="1"/>
      <w:tblStyleColBandSize w:val="1"/>
      <w:tblCellMar>
        <w:left w:w="115" w:type="dxa"/>
        <w:right w:w="115" w:type="dxa"/>
      </w:tblCellMar>
    </w:tblPr>
  </w:style>
  <w:style w:type="table" w:customStyle="1" w:styleId="a9">
    <w:basedOn w:val="TableNormal"/>
    <w:pPr>
      <w:spacing w:line="240" w:lineRule="auto"/>
    </w:pPr>
    <w:tblPr>
      <w:tblStyleRowBandSize w:val="1"/>
      <w:tblStyleColBandSize w:val="1"/>
      <w:tblCellMar>
        <w:left w:w="115" w:type="dxa"/>
        <w:right w:w="115" w:type="dxa"/>
      </w:tblCellMar>
    </w:tblPr>
  </w:style>
  <w:style w:type="table" w:customStyle="1" w:styleId="aa">
    <w:basedOn w:val="TableNormal"/>
    <w:pPr>
      <w:spacing w:line="240" w:lineRule="auto"/>
    </w:pPr>
    <w:tblPr>
      <w:tblStyleRowBandSize w:val="1"/>
      <w:tblStyleColBandSize w:val="1"/>
      <w:tblCellMar>
        <w:left w:w="115" w:type="dxa"/>
        <w:right w:w="115" w:type="dxa"/>
      </w:tblCellMar>
    </w:tblPr>
  </w:style>
  <w:style w:type="table" w:customStyle="1" w:styleId="ab">
    <w:basedOn w:val="TableNormal"/>
    <w:pPr>
      <w:spacing w:line="240" w:lineRule="auto"/>
    </w:pPr>
    <w:tblPr>
      <w:tblStyleRowBandSize w:val="1"/>
      <w:tblStyleColBandSize w:val="1"/>
      <w:tblCellMar>
        <w:left w:w="115" w:type="dxa"/>
        <w:right w:w="115" w:type="dxa"/>
      </w:tblCellMar>
    </w:tblPr>
  </w:style>
  <w:style w:type="table" w:customStyle="1" w:styleId="ac">
    <w:basedOn w:val="TableNormal"/>
    <w:pPr>
      <w:spacing w:line="240" w:lineRule="auto"/>
    </w:pPr>
    <w:tblPr>
      <w:tblStyleRowBandSize w:val="1"/>
      <w:tblStyleColBandSize w:val="1"/>
      <w:tblCellMar>
        <w:left w:w="115" w:type="dxa"/>
        <w:right w:w="115" w:type="dxa"/>
      </w:tblCellMar>
    </w:tblPr>
  </w:style>
  <w:style w:type="table" w:customStyle="1" w:styleId="ad">
    <w:basedOn w:val="TableNormal"/>
    <w:pPr>
      <w:spacing w:line="240" w:lineRule="auto"/>
    </w:pPr>
    <w:tblPr>
      <w:tblStyleRowBandSize w:val="1"/>
      <w:tblStyleColBandSize w:val="1"/>
      <w:tblCellMar>
        <w:left w:w="115" w:type="dxa"/>
        <w:right w:w="115" w:type="dxa"/>
      </w:tblCellMar>
    </w:tblPr>
  </w:style>
  <w:style w:type="table" w:customStyle="1" w:styleId="ae">
    <w:basedOn w:val="TableNormal"/>
    <w:pPr>
      <w:spacing w:line="240" w:lineRule="auto"/>
    </w:pPr>
    <w:tblPr>
      <w:tblStyleRowBandSize w:val="1"/>
      <w:tblStyleColBandSize w:val="1"/>
      <w:tblCellMar>
        <w:left w:w="115" w:type="dxa"/>
        <w:right w:w="115" w:type="dxa"/>
      </w:tblCellMar>
    </w:tblPr>
  </w:style>
  <w:style w:type="table" w:customStyle="1" w:styleId="af">
    <w:basedOn w:val="TableNormal"/>
    <w:pPr>
      <w:spacing w:line="240" w:lineRule="auto"/>
    </w:pPr>
    <w:tblPr>
      <w:tblStyleRowBandSize w:val="1"/>
      <w:tblStyleColBandSize w:val="1"/>
      <w:tblCellMar>
        <w:left w:w="115" w:type="dxa"/>
        <w:right w:w="115" w:type="dxa"/>
      </w:tblCellMar>
    </w:tblPr>
  </w:style>
  <w:style w:type="table" w:customStyle="1" w:styleId="af0">
    <w:basedOn w:val="TableNormal"/>
    <w:pPr>
      <w:spacing w:line="240" w:lineRule="auto"/>
    </w:pPr>
    <w:tblPr>
      <w:tblStyleRowBandSize w:val="1"/>
      <w:tblStyleColBandSize w:val="1"/>
      <w:tblCellMar>
        <w:left w:w="115" w:type="dxa"/>
        <w:right w:w="115" w:type="dxa"/>
      </w:tblCellMar>
    </w:tblPr>
  </w:style>
  <w:style w:type="table" w:customStyle="1" w:styleId="af1">
    <w:basedOn w:val="TableNormal"/>
    <w:pPr>
      <w:spacing w:line="240" w:lineRule="auto"/>
    </w:pPr>
    <w:tblPr>
      <w:tblStyleRowBandSize w:val="1"/>
      <w:tblStyleColBandSize w:val="1"/>
      <w:tblCellMar>
        <w:left w:w="115" w:type="dxa"/>
        <w:right w:w="115" w:type="dxa"/>
      </w:tblCellMar>
    </w:tblPr>
  </w:style>
  <w:style w:type="table" w:customStyle="1" w:styleId="af2">
    <w:basedOn w:val="TableNormal"/>
    <w:pPr>
      <w:spacing w:line="240" w:lineRule="auto"/>
    </w:pPr>
    <w:tblPr>
      <w:tblStyleRowBandSize w:val="1"/>
      <w:tblStyleColBandSize w:val="1"/>
      <w:tblCellMar>
        <w:left w:w="115" w:type="dxa"/>
        <w:right w:w="115" w:type="dxa"/>
      </w:tblCellMar>
    </w:tblPr>
  </w:style>
  <w:style w:type="table" w:customStyle="1" w:styleId="af3">
    <w:basedOn w:val="TableNormal"/>
    <w:pPr>
      <w:spacing w:line="240" w:lineRule="auto"/>
    </w:pPr>
    <w:tblPr>
      <w:tblStyleRowBandSize w:val="1"/>
      <w:tblStyleColBandSize w:val="1"/>
      <w:tblCellMar>
        <w:left w:w="115" w:type="dxa"/>
        <w:right w:w="115" w:type="dxa"/>
      </w:tblCellMar>
    </w:tblPr>
  </w:style>
  <w:style w:type="table" w:customStyle="1" w:styleId="af4">
    <w:basedOn w:val="TableNormal"/>
    <w:pPr>
      <w:spacing w:line="240" w:lineRule="auto"/>
    </w:pPr>
    <w:tblPr>
      <w:tblStyleRowBandSize w:val="1"/>
      <w:tblStyleColBandSize w:val="1"/>
      <w:tblCellMar>
        <w:left w:w="115" w:type="dxa"/>
        <w:right w:w="115" w:type="dxa"/>
      </w:tblCellMar>
    </w:tblPr>
  </w:style>
  <w:style w:type="table" w:customStyle="1" w:styleId="af5">
    <w:basedOn w:val="TableNormal"/>
    <w:pPr>
      <w:spacing w:line="240" w:lineRule="auto"/>
    </w:pPr>
    <w:tblPr>
      <w:tblStyleRowBandSize w:val="1"/>
      <w:tblStyleColBandSize w:val="1"/>
      <w:tblCellMar>
        <w:left w:w="115" w:type="dxa"/>
        <w:right w:w="115" w:type="dxa"/>
      </w:tblCellMar>
    </w:tblPr>
  </w:style>
  <w:style w:type="table" w:customStyle="1" w:styleId="af6">
    <w:basedOn w:val="TableNormal"/>
    <w:pPr>
      <w:spacing w:line="240" w:lineRule="auto"/>
    </w:pPr>
    <w:tblPr>
      <w:tblStyleRowBandSize w:val="1"/>
      <w:tblStyleColBandSize w:val="1"/>
      <w:tblCellMar>
        <w:left w:w="115" w:type="dxa"/>
        <w:right w:w="115" w:type="dxa"/>
      </w:tblCellMar>
    </w:tblPr>
  </w:style>
  <w:style w:type="table" w:customStyle="1" w:styleId="af7">
    <w:basedOn w:val="TableNormal"/>
    <w:pPr>
      <w:spacing w:line="240" w:lineRule="auto"/>
    </w:pPr>
    <w:tblPr>
      <w:tblStyleRowBandSize w:val="1"/>
      <w:tblStyleColBandSize w:val="1"/>
      <w:tblCellMar>
        <w:left w:w="115" w:type="dxa"/>
        <w:right w:w="115" w:type="dxa"/>
      </w:tblCellMar>
    </w:tblPr>
  </w:style>
  <w:style w:type="table" w:customStyle="1" w:styleId="af8">
    <w:basedOn w:val="TableNormal"/>
    <w:pPr>
      <w:spacing w:line="240" w:lineRule="auto"/>
    </w:pPr>
    <w:tblPr>
      <w:tblStyleRowBandSize w:val="1"/>
      <w:tblStyleColBandSize w:val="1"/>
      <w:tblCellMar>
        <w:left w:w="115" w:type="dxa"/>
        <w:right w:w="115" w:type="dxa"/>
      </w:tblCellMar>
    </w:tblPr>
  </w:style>
  <w:style w:type="table" w:customStyle="1" w:styleId="af9">
    <w:basedOn w:val="TableNormal"/>
    <w:pPr>
      <w:spacing w:line="240" w:lineRule="auto"/>
    </w:pPr>
    <w:tblPr>
      <w:tblStyleRowBandSize w:val="1"/>
      <w:tblStyleColBandSize w:val="1"/>
      <w:tblCellMar>
        <w:left w:w="115" w:type="dxa"/>
        <w:right w:w="115" w:type="dxa"/>
      </w:tblCellMar>
    </w:tblPr>
  </w:style>
  <w:style w:type="table" w:customStyle="1" w:styleId="afa">
    <w:basedOn w:val="TableNormal"/>
    <w:pPr>
      <w:spacing w:line="240" w:lineRule="auto"/>
    </w:pPr>
    <w:tblPr>
      <w:tblStyleRowBandSize w:val="1"/>
      <w:tblStyleColBandSize w:val="1"/>
      <w:tblCellMar>
        <w:left w:w="115" w:type="dxa"/>
        <w:right w:w="115" w:type="dxa"/>
      </w:tblCellMar>
    </w:tblPr>
  </w:style>
  <w:style w:type="table" w:customStyle="1" w:styleId="afb">
    <w:basedOn w:val="TableNormal"/>
    <w:pPr>
      <w:spacing w:line="240" w:lineRule="auto"/>
    </w:pPr>
    <w:tblPr>
      <w:tblStyleRowBandSize w:val="1"/>
      <w:tblStyleColBandSize w:val="1"/>
      <w:tblCellMar>
        <w:left w:w="115" w:type="dxa"/>
        <w:right w:w="115" w:type="dxa"/>
      </w:tblCellMar>
    </w:tblPr>
  </w:style>
  <w:style w:type="table" w:customStyle="1" w:styleId="afc">
    <w:basedOn w:val="TableNormal"/>
    <w:pPr>
      <w:spacing w:line="240" w:lineRule="auto"/>
    </w:pPr>
    <w:tblPr>
      <w:tblStyleRowBandSize w:val="1"/>
      <w:tblStyleColBandSize w:val="1"/>
      <w:tblCellMar>
        <w:left w:w="115" w:type="dxa"/>
        <w:right w:w="115" w:type="dxa"/>
      </w:tblCellMar>
    </w:tblPr>
  </w:style>
  <w:style w:type="table" w:customStyle="1" w:styleId="afd">
    <w:basedOn w:val="TableNormal"/>
    <w:pPr>
      <w:spacing w:line="240" w:lineRule="auto"/>
    </w:pPr>
    <w:tblPr>
      <w:tblStyleRowBandSize w:val="1"/>
      <w:tblStyleColBandSize w:val="1"/>
      <w:tblCellMar>
        <w:left w:w="115" w:type="dxa"/>
        <w:right w:w="115" w:type="dxa"/>
      </w:tblCellMar>
    </w:tblPr>
  </w:style>
  <w:style w:type="table" w:customStyle="1" w:styleId="afe">
    <w:basedOn w:val="TableNormal"/>
    <w:pPr>
      <w:spacing w:line="240" w:lineRule="auto"/>
    </w:pPr>
    <w:tblPr>
      <w:tblStyleRowBandSize w:val="1"/>
      <w:tblStyleColBandSize w:val="1"/>
      <w:tblCellMar>
        <w:left w:w="115" w:type="dxa"/>
        <w:right w:w="115" w:type="dxa"/>
      </w:tblCellMar>
    </w:tblPr>
  </w:style>
  <w:style w:type="table" w:customStyle="1" w:styleId="aff">
    <w:basedOn w:val="TableNormal"/>
    <w:pPr>
      <w:spacing w:line="240" w:lineRule="auto"/>
    </w:pPr>
    <w:tblPr>
      <w:tblStyleRowBandSize w:val="1"/>
      <w:tblStyleColBandSize w:val="1"/>
      <w:tblCellMar>
        <w:left w:w="115" w:type="dxa"/>
        <w:right w:w="115" w:type="dxa"/>
      </w:tblCellMar>
    </w:tblPr>
  </w:style>
  <w:style w:type="table" w:customStyle="1" w:styleId="aff0">
    <w:basedOn w:val="TableNormal"/>
    <w:pPr>
      <w:spacing w:line="240" w:lineRule="auto"/>
    </w:pPr>
    <w:tblPr>
      <w:tblStyleRowBandSize w:val="1"/>
      <w:tblStyleColBandSize w:val="1"/>
      <w:tblCellMar>
        <w:left w:w="115" w:type="dxa"/>
        <w:right w:w="115" w:type="dxa"/>
      </w:tblCellMar>
    </w:tblPr>
  </w:style>
  <w:style w:type="table" w:customStyle="1" w:styleId="aff1">
    <w:basedOn w:val="TableNormal"/>
    <w:pPr>
      <w:spacing w:line="240" w:lineRule="auto"/>
    </w:pPr>
    <w:tblPr>
      <w:tblStyleRowBandSize w:val="1"/>
      <w:tblStyleColBandSize w:val="1"/>
      <w:tblCellMar>
        <w:left w:w="115" w:type="dxa"/>
        <w:right w:w="115" w:type="dxa"/>
      </w:tblCellMar>
    </w:tblPr>
  </w:style>
  <w:style w:type="table" w:customStyle="1" w:styleId="aff2">
    <w:basedOn w:val="TableNormal"/>
    <w:pPr>
      <w:spacing w:line="240" w:lineRule="auto"/>
    </w:pPr>
    <w:tblPr>
      <w:tblStyleRowBandSize w:val="1"/>
      <w:tblStyleColBandSize w:val="1"/>
      <w:tblCellMar>
        <w:left w:w="115" w:type="dxa"/>
        <w:right w:w="115" w:type="dxa"/>
      </w:tblCellMar>
    </w:tblPr>
  </w:style>
  <w:style w:type="table" w:customStyle="1" w:styleId="aff3">
    <w:basedOn w:val="TableNormal"/>
    <w:pPr>
      <w:spacing w:line="240" w:lineRule="auto"/>
    </w:pPr>
    <w:tblPr>
      <w:tblStyleRowBandSize w:val="1"/>
      <w:tblStyleColBandSize w:val="1"/>
      <w:tblCellMar>
        <w:left w:w="115" w:type="dxa"/>
        <w:right w:w="115" w:type="dxa"/>
      </w:tblCellMar>
    </w:tblPr>
  </w:style>
  <w:style w:type="table" w:customStyle="1" w:styleId="aff4">
    <w:basedOn w:val="TableNormal"/>
    <w:pPr>
      <w:spacing w:line="240" w:lineRule="auto"/>
    </w:pPr>
    <w:tblPr>
      <w:tblStyleRowBandSize w:val="1"/>
      <w:tblStyleColBandSize w:val="1"/>
      <w:tblCellMar>
        <w:left w:w="115" w:type="dxa"/>
        <w:right w:w="115" w:type="dxa"/>
      </w:tblCellMar>
    </w:tblPr>
  </w:style>
  <w:style w:type="table" w:customStyle="1" w:styleId="aff5">
    <w:basedOn w:val="TableNormal"/>
    <w:pPr>
      <w:spacing w:line="240" w:lineRule="auto"/>
    </w:pPr>
    <w:tblPr>
      <w:tblStyleRowBandSize w:val="1"/>
      <w:tblStyleColBandSize w:val="1"/>
      <w:tblCellMar>
        <w:left w:w="115" w:type="dxa"/>
        <w:right w:w="115" w:type="dxa"/>
      </w:tblCellMar>
    </w:tblPr>
  </w:style>
  <w:style w:type="table" w:customStyle="1" w:styleId="aff6">
    <w:basedOn w:val="TableNormal"/>
    <w:pPr>
      <w:spacing w:line="240" w:lineRule="auto"/>
    </w:pPr>
    <w:tblPr>
      <w:tblStyleRowBandSize w:val="1"/>
      <w:tblStyleColBandSize w:val="1"/>
      <w:tblCellMar>
        <w:left w:w="115" w:type="dxa"/>
        <w:right w:w="115" w:type="dxa"/>
      </w:tblCellMar>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E0B8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0B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omments" Target="comments.xm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1/relationships/commentsExtended" Target="commentsExtended.xml"/><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Pages>
  <Words>4879</Words>
  <Characters>27816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edelweiss adi</cp:lastModifiedBy>
  <cp:revision>5</cp:revision>
  <dcterms:created xsi:type="dcterms:W3CDTF">2017-03-28T21:19:00Z</dcterms:created>
  <dcterms:modified xsi:type="dcterms:W3CDTF">2017-03-29T10:24:00Z</dcterms:modified>
</cp:coreProperties>
</file>